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89" behindDoc="0" locked="0" layoutInCell="1" allowOverlap="1" wp14:anchorId="3623801E" wp14:editId="0AF6BE97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82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4" behindDoc="0" locked="0" layoutInCell="1" allowOverlap="1" wp14:anchorId="36FA6978" wp14:editId="3FACE66D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4FBBD" id="_x0000_s1027" type="#_x0000_t202" style="position:absolute;left:0;text-align:left;margin-left:-9pt;margin-top:25.75pt;width:21.75pt;height:22.5pt;z-index:25165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uIQIAACIEAAAOAAAAZHJzL2Uyb0RvYy54bWysU9tuGyEQfa/Uf0C812tv7cRZGUepU1eV&#10;0ouU9ANYlvWiAkMBe9f9+g6s41j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0C886" wp14:editId="09E9B039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8EC04" id="Oval 2" o:spid="_x0000_s1028" style="position:absolute;left:0;text-align:left;margin-left:9.75pt;margin-top:12.25pt;width:40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1EeAIAAEg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A31A1" wp14:editId="38EECCCC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8EC04" id="Oval 3" o:spid="_x0000_s1029" style="position:absolute;left:0;text-align:left;margin-left:65.25pt;margin-top:13pt;width:40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/eAIAAEg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4" behindDoc="0" locked="0" layoutInCell="1" allowOverlap="1" wp14:anchorId="3C3389BF" wp14:editId="203843D9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3920" id="_x0000_s1030" type="#_x0000_t202" style="position:absolute;left:0;text-align:left;margin-left:103.5pt;margin-top:9.25pt;width:21.75pt;height:22.5pt;z-index:251651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PKIQ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8F9F0B" wp14:editId="05D54037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36951B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D41F0" wp14:editId="54A78AB9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B68734" id="Straight Connector 15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1C2AF" wp14:editId="1F16877F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2558C" id="Straight Connector 1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8D766" wp14:editId="714C29BC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031" style="position:absolute;left:0;text-align:left;margin-left:-32.25pt;margin-top:22.75pt;width:40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A0EA8" wp14:editId="5B40F229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8EC04" id="Oval 4" o:spid="_x0000_s1032" style="position:absolute;left:0;text-align:left;margin-left:105pt;margin-top:8.3pt;width:40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tGeQIAAEgFAAAOAAAAZHJzL2Uyb0RvYy54bWysVF9P2zAQf5+072D5faQpK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5C6AA8">
        <w:t>i</w:t>
      </w:r>
      <w:proofErr w:type="spell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39" behindDoc="0" locked="0" layoutInCell="1" allowOverlap="1" wp14:anchorId="6596F266" wp14:editId="6ADE1549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EBD74" id="_x0000_s1033" type="#_x0000_t202" style="position:absolute;left:0;text-align:left;margin-left:-30pt;margin-top:12.75pt;width:21.75pt;height:22.5pt;z-index:2516541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4E37060" wp14:editId="045B1195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19.25pt;margin-top:14.25pt;width:33.75pt;height:22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6iIgIAACM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E3A86" wp14:editId="00D805C5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C726AC" id="Straight Connector 1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1F6EF" wp14:editId="1B4B1AA6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E84831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A2002" wp14:editId="55BAAE10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0F6E3E" id="Oval 5" o:spid="_x0000_s1035" style="position:absolute;margin-left:-32.25pt;margin-top:7.6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84A2" wp14:editId="29513F7A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87F0A" id="Oval 8" o:spid="_x0000_s1036" style="position:absolute;margin-left:99.75pt;margin-top:8.35pt;width:40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CF247" wp14:editId="7EE76827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0D317" id="Oval 6" o:spid="_x0000_s1037" style="position:absolute;margin-left:12.75pt;margin-top:42.8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YceQIAAEk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0E93A29F" wp14:editId="50D26A61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C304" id="_x0000_s1038" type="#_x0000_t202" style="position:absolute;left:0;text-align:left;margin-left:-12pt;margin-top:15.85pt;width:21.75pt;height:22.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347E30E" wp14:editId="67DE656D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0E96C" id="_x0000_s1039" type="#_x0000_t202" style="position:absolute;left:0;text-align:left;margin-left:100.5pt;margin-top:13.6pt;width:21.75pt;height:22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qIgIAACM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60287" wp14:editId="67FBDF8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995A2" id="Oval 7" o:spid="_x0000_s1040" style="position:absolute;left:0;text-align:left;margin-left:68.25pt;margin-top:20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vQeQIAAEk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BAA910" wp14:editId="47F4AA0C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27C55E" id="Straight Connector 16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C6308" wp14:editId="11DFE720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10BE9" id="Straight Connector 13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55B27976" wp14:editId="3AEA7E9B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A874" id="_x0000_s1041" type="#_x0000_t202" style="position:absolute;left:0;text-align:left;margin-left:51pt;margin-top:12.85pt;width:21.75pt;height:22.5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07D8E0" wp14:editId="3517D7AD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EB02F" id="Straight Connector 1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39" behindDoc="0" locked="0" layoutInCell="1" allowOverlap="1" wp14:anchorId="6EB9DA91" wp14:editId="6B02DAE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35228" id="_x0000_s1042" type="#_x0000_t202" style="position:absolute;left:0;text-align:left;margin-left:163.5pt;margin-top:48.55pt;width:21.75pt;height:22.5pt;z-index:2516500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DWBqZg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7946485" wp14:editId="42E140B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35228" id="_x0000_s1043" type="#_x0000_t202" style="position:absolute;left:0;text-align:left;margin-left:123pt;margin-top:157.2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+2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9TT7Y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567CBD17" wp14:editId="0A6F0AED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72CF6" id="_x0000_s1044" type="#_x0000_t202" style="position:absolute;left:0;text-align:left;margin-left:158.25pt;margin-top:100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jS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P640i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6102EB54" wp14:editId="480AEF6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86248" id="_x0000_s1045" type="#_x0000_t202" style="position:absolute;left:0;text-align:left;margin-left:84.75pt;margin-top:56.75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668FF060" wp14:editId="3B059387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B89B4" id="_x0000_s1046" type="#_x0000_t202" style="position:absolute;left:0;text-align:left;margin-left:39pt;margin-top:157.25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hTeIQ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5FF97729" wp14:editId="005D46ED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D26E3" id="_x0000_s1047" type="#_x0000_t202" style="position:absolute;left:0;text-align:left;margin-left:12pt;margin-top:101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" stroked="f">
                <v:textbox>
                  <w:txbxContent>
                    <w:p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15769C36" wp14:editId="02537A3F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46DE" id="_x0000_s1048" type="#_x0000_t202" style="position:absolute;left:0;text-align:left;margin-left:63.75pt;margin-top:96.6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6zxpX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7856E53" wp14:editId="34E6555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A316" id="_x0000_s1049" type="#_x0000_t202" style="position:absolute;left:0;text-align:left;margin-left:94.5pt;margin-top:101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OKFP60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645F25" wp14:editId="3CA2C9EF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128F1A" id="Oval 192" o:spid="_x0000_s1050" style="position:absolute;left:0;text-align:left;margin-left:191.25pt;margin-top:44.85pt;width:40.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Tp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DknsTp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9B834" wp14:editId="778C8FAF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C0D44" id="Straight Connector 200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AnUgSh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7122E2" wp14:editId="1D54311D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8D416" id="Straight Connector 19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/5N0/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CE66C" wp14:editId="3850A29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763E85" id="Straight Connector 19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7B31A9" wp14:editId="792CE4F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DB6C7D" id="Straight Connector 19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84632" wp14:editId="3789D930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54FDE4" id="Straight Connector 19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WqS73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DC4EE" wp14:editId="2E58A4AC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D9CF1" id="Straight Connector 19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21588" wp14:editId="5FF0BAFA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A272C" id="Oval 28" o:spid="_x0000_s1051" style="position:absolute;left:0;text-align:left;margin-left:116.25pt;margin-top:59.2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DseQIAAEs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41E7FB" wp14:editId="486D55E2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1191E" id="Straight Connector 19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A6CE" wp14:editId="6CFFEF4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00222" id="Straight Connector 19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C14DF" wp14:editId="660975F8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B9576A" id="Oval 30" o:spid="_x0000_s1052" style="position:absolute;left:0;text-align:left;margin-left:69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0DegIAAEs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toM4kv4AAADhAQAAEwAAAAAA&#10;AAAAAAAAAAAAAAAAW0NvbnRlbnRfVHlwZXNdLnhtbFBLAQItABQABgAIAAAAIQA4/SH/1gAAAJQB&#10;AAALAAAAAAAAAAAAAAAAAC8BAABfcmVscy8ucmVsc1BLAQItABQABgAIAAAAIQDmvl0DegIAAEsF&#10;AAAOAAAAAAAAAAAAAAAAAC4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F8576" wp14:editId="4CAFB597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F3639B" id="Oval 31" o:spid="_x0000_s1053" style="position:absolute;left:0;text-align:left;margin-left:156pt;margin-top:141.6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PQ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Ve/T0HoCAABL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644C4" wp14:editId="3618BDB0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0D8EE" id="Oval 27" o:spid="_x0000_s1054" style="position:absolute;left:0;text-align:left;margin-left:33.75pt;margin-top:58.45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C2gziS/gAAAOEBAAATAAAAAAAA&#10;AAAAAAAAAAAAAABbQ29udGVudF9UeXBlc10ueG1sUEsBAi0AFAAGAAgAAAAhADj9If/WAAAAlAEA&#10;AAsAAAAAAAAAAAAAAAAALwEAAF9yZWxzLy5yZWxzUEsBAi0AFAAGAAgAAAAhADiyTlF6AgAASwUA&#10;AA4AAAAAAAAAAAAAAAAALg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31E266" wp14:editId="0AC75E9D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4D2FD" id="Oval 29" o:spid="_x0000_s1055" style="position:absolute;left:0;text-align:left;margin-left:-6.75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FdeQIAAEs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toM4kv4AAADhAQAAEwAAAAAA&#10;AAAAAAAAAAAAAAAAW0NvbnRlbnRfVHlwZXNdLnhtbFBLAQItABQABgAIAAAAIQA4/SH/1gAAAJQB&#10;AAALAAAAAAAAAAAAAAAAAC8BAABfcmVscy8ucmVsc1BLAQItABQABgAIAAAAIQAa7MFdeQIAAEsF&#10;AAAOAAAAAAAAAAAAAAAAAC4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8574BE" wp14:editId="23DC7059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05CE" id="_x0000_s1056" type="#_x0000_t202" style="position:absolute;left:0;text-align:left;margin-left:163.5pt;margin-top:48.55pt;width:21.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toM4kv4AAADhAQAAEwAAAAAAAAAAAAAAAAAAAAAAW0NvbnRlbnRfVHlwZXNdLnhtbFBL&#10;AQItABQABgAIAAAAIQA4/SH/1gAAAJQBAAALAAAAAAAAAAAAAAAAAC8BAABfcmVscy8ucmVsc1BL&#10;AQItABQABgAIAAAAIQA28hmPIQIAACQEAAAOAAAAAAAAAAAAAAAAAC4CAABkcnMvZTJvRG9jLnht&#10;bFBLAQItABQABgAIAAAAIQDsjKHV3wAAAAoBAAAPAAAAAAAAAAAAAAAAAHs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CEB935" wp14:editId="47A40CE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F2B5B" id="_x0000_s1057" type="#_x0000_t202" style="position:absolute;left:0;text-align:left;margin-left:123pt;margin-top:157.2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wg/6E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8FF446" wp14:editId="5C9B1305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B9587" id="_x0000_s1058" type="#_x0000_t202" style="position:absolute;left:0;text-align:left;margin-left:158.25pt;margin-top:100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SIgIAACQEAAAOAAAAZHJzL2Uyb0RvYy54bWysU9tuGyEQfa/Uf0C812tv7cRZGUepU1eV&#10;0ouU9ANYlvWiAkMBe9f9+gys41r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CV9TS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358EBE" wp14:editId="55B1E664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4A311" id="_x0000_s1059" type="#_x0000_t202" style="position:absolute;left:0;text-align:left;margin-left:84.75pt;margin-top:56.75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E05C3A" wp14:editId="4E3EE500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A0E81" id="_x0000_s1060" type="#_x0000_t202" style="position:absolute;left:0;text-align:left;margin-left:39pt;margin-top:157.25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I0JA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" stroked="f">
                <v:textbox>
                  <w:txbxContent>
                    <w:p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E41939" wp14:editId="12A892F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8350" id="_x0000_s1061" type="#_x0000_t202" style="position:absolute;left:0;text-align:left;margin-left:12pt;margin-top:101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Qa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Aka2Q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1A35B0" wp14:editId="508A90B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F0DF" id="_x0000_s1062" type="#_x0000_t202" style="position:absolute;left:0;text-align:left;margin-left:63.75pt;margin-top:96.6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9p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Kn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Z8nJ9Vr6A+ol4OhrHFb4aHFtxfSjoc2ZL6P3vmBCXqq0HN&#10;bybTaZzxZExnixwNd+2prj3McIQqaaBkOG5C+hdDZXfYm0Ym3WITByYnzjiKSc7Tt4mzfm2nqJfP&#10;vX4G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KhxPaS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7E3D6BC" wp14:editId="2AB1D273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EDF3012" wp14:editId="0344101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9E850" id="_x0000_s1063" type="#_x0000_t202" style="position:absolute;left:0;text-align:left;margin-left:94.5pt;margin-top:101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VTIw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M7JdVM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9E50C" wp14:editId="1344DB0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CB4604" id="Oval 219" o:spid="_x0000_s1064" style="position:absolute;left:0;text-align:left;margin-left:191.25pt;margin-top:44.85pt;width:40.5pt;height:2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kDvVkH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93419B" wp14:editId="5348BBA3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51B16" id="Straight Connector 220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Dbx0y0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533E5F" wp14:editId="1C8C9A68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AF467" id="Straight Connector 221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C3DBA" wp14:editId="45A90061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1A3C05" id="Straight Connector 22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807415" wp14:editId="7DF24A94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5553EF" id="Straight Connector 2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2Za6s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2400D5" wp14:editId="2740C8F7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B26EC" id="Straight Connector 22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LaDOJL+AAAA4QEAABMAAAAAAAAA&#10;AAAAAAAAAAAAAFtDb250ZW50X1R5cGVzXS54bWxQSwECLQAUAAYACAAAACEAOP0h/9YAAACUAQAA&#10;CwAAAAAAAAAAAAAAAAAvAQAAX3JlbHMvLnJlbHNQSwECLQAUAAYACAAAACEA+pvPT84BAADmAwAA&#10;DgAAAAAAAAAAAAAAAAAu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6A808C" wp14:editId="3FD26C60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6C7CCF" id="Straight Connector 22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oo7Q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947FE9" wp14:editId="09FBC9B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1F27C" id="Oval 226" o:spid="_x0000_s1065" style="position:absolute;left:0;text-align:left;margin-left:116.25pt;margin-top:59.2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B4TCn5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772510" wp14:editId="44D5A2A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7E8482" id="Straight Connector 22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L7JF5n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CD4086" wp14:editId="27313171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5FEDF3" id="Straight Connector 22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4290F2" wp14:editId="05BF660A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AE226E" id="Oval 229" o:spid="_x0000_s1066" style="position:absolute;left:0;text-align:left;margin-left:69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Zt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LSomb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BA441C" wp14:editId="76D39BA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C6A24" id="Oval 230" o:spid="_x0000_s1067" style="position:absolute;left:0;text-align:left;margin-left:156pt;margin-top:141.6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RwPeg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L/EcD3oCAABN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7E37C" wp14:editId="5CAEE95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118C4" id="Oval 231" o:spid="_x0000_s1068" style="position:absolute;left:0;text-align:left;margin-left:33.75pt;margin-top:58.45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/lew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DWDY/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3A4130" wp14:editId="7EE3AA12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99FD5E" id="Oval 232" o:spid="_x0000_s1069" style="position:absolute;left:0;text-align:left;margin-left:-6.75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hbfAIAAE0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F007A5C" wp14:editId="5063052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0938" id="_x0000_s1070" type="#_x0000_t202" style="position:absolute;left:0;text-align:left;margin-left:163.5pt;margin-top:48.55pt;width:21.75pt;height:22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v3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F0gm/c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C941AC" wp14:editId="20E9262C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3F64" id="_x0000_s1071" type="#_x0000_t202" style="position:absolute;left:0;text-align:left;margin-left:158.25pt;margin-top:100.2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HN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fWhzS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6A32CA" wp14:editId="242B40D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1AF4" id="_x0000_s1072" type="#_x0000_t202" style="position:absolute;left:0;text-align:left;margin-left:84.75pt;margin-top:56.75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KZO69Q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62EFDD" wp14:editId="3098CBE0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EAE3" id="_x0000_s1073" type="#_x0000_t202" style="position:absolute;left:0;text-align:left;margin-left:12pt;margin-top:101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CsLHD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0D21B00" wp14:editId="4762CBE8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B8B" id="_x0000_s1074" type="#_x0000_t202" style="position:absolute;left:0;text-align:left;margin-left:63.75pt;margin-top:96.6pt;width:21.75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IYIwIAACQ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/C+yGC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4355554" wp14:editId="7D174D61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3744" id="_x0000_s1075" type="#_x0000_t202" style="position:absolute;left:0;text-align:left;margin-left:94.5pt;margin-top:101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Q2JAIAACQ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008897" wp14:editId="6984B031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3F68A" id="Oval 244" o:spid="_x0000_s1076" style="position:absolute;left:0;text-align:left;margin-left:191.25pt;margin-top:44.85pt;width:40.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GMewIAAE0FAAAOAAAAZHJzL2Uyb0RvYy54bWysVF9P2zAQf5+072D5faQp6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C3GoGM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682F82" wp14:editId="11F3415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6EA777" id="Straight Connector 245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E08B6" wp14:editId="6740F5BF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4F70C" id="Straight Connector 2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aakG7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20931A" wp14:editId="76B829CE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19671" id="Straight Connector 24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8AA1E" wp14:editId="3D12F22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E5855" id="Straight Connector 24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lxqWN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DF9C6E" wp14:editId="0F80E388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0B1D4" id="Straight Connector 24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8myNZ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A59B64" wp14:editId="1247340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F4F80B" id="Straight Connector 250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y77A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2DAB0" wp14:editId="12AC60FD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2587A" id="Oval 251" o:spid="_x0000_s1077" style="position:absolute;left:0;text-align:left;margin-left:116.25pt;margin-top:59.2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QgegIAAE0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toM4kv4AAADhAQAAEwAAAAAA&#10;AAAAAAAAAAAAAAAAW0NvbnRlbnRfVHlwZXNdLnhtbFBLAQItABQABgAIAAAAIQA4/SH/1gAAAJQB&#10;AAALAAAAAAAAAAAAAAAAAC8BAABfcmVscy8ucmVsc1BLAQItABQABgAIAAAAIQCpQUQgegIAAE0F&#10;AAAOAAAAAAAAAAAAAAAAAC4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119596" wp14:editId="0FA48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65BB8" id="Straight Connector 25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CWwFGX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D6B15D" wp14:editId="085F17E7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81FD4" id="Straight Connector 253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4t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Rary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J5tji3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4A799" wp14:editId="703E78A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0AC5D" id="Oval 254" o:spid="_x0000_s1078" style="position:absolute;left:0;text-align:left;margin-left:69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05ew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m8CtO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A7002D" wp14:editId="4CBE74AC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E5613" id="Oval 255" o:spid="_x0000_s1079" style="position:absolute;left:0;text-align:left;margin-left:156pt;margin-top:141.6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8TfQ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B869" wp14:editId="1B456A64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8E245" id="Oval 256" o:spid="_x0000_s1080" style="position:absolute;left:0;text-align:left;margin-left:33.75pt;margin-top:58.45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s3fAIAAE0FAAAOAAAAZHJzL2Uyb0RvYy54bWysVF9P2zAQf5+072D5faQpD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0F346D" wp14:editId="4F5B18FB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608144" id="Oval 257" o:spid="_x0000_s1081" style="position:absolute;left:0;text-align:left;margin-left:-6.75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DA37C9" wp14:editId="729B1BB8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9F34" id="_x0000_s1082" type="#_x0000_t202" style="position:absolute;left:0;text-align:left;margin-left:123pt;margin-top:17.6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3834BDE" wp14:editId="1F025E64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7B1A" id="_x0000_s1083" type="#_x0000_t202" style="position:absolute;left:0;text-align:left;margin-left:42pt;margin-top:19.15pt;width:21.75pt;height:20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KuIwIAACQ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8EBD488" wp14:editId="4A4533B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F0938" id="_x0000_s1084" type="#_x0000_t202" style="position:absolute;left:0;text-align:left;margin-left:163.5pt;margin-top:48.55pt;width:21.75pt;height:22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BBN64U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BDD7979" wp14:editId="5A8A052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C9F34" id="_x0000_s1085" type="#_x0000_t202" style="position:absolute;left:0;text-align:left;margin-left:123pt;margin-top:157.2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BF5709A" wp14:editId="11EDBB4F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53F64" id="_x0000_s1086" type="#_x0000_t202" style="position:absolute;left:0;text-align:left;margin-left:158.25pt;margin-top:100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fO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x2mfO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3786CF" wp14:editId="353BAD7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31AF4" id="_x0000_s1087" type="#_x0000_t202" style="position:absolute;left:0;text-align:left;margin-left:84.75pt;margin-top:56.75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CK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BrE4Io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D7B324E" wp14:editId="0A45C663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7B1A" id="_x0000_s1088" type="#_x0000_t202" style="position:absolute;left:0;text-align:left;margin-left:39pt;margin-top:157.25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6qTIgIAACQEAAAOAAAAZHJzL2Uyb0RvYy54bWysU9uO2yAQfa/Uf0C8N3bc3NaKs9pmm6rS&#10;9iLt9gMwxjEqMBRI7PTrd8DZNN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LaDOJL+AAAA4QEAABMAAAAAAAAAAAAAAAAAAAAAAFtDb250ZW50X1R5cGVzXS54bWxQ&#10;SwECLQAUAAYACAAAACEAOP0h/9YAAACUAQAACwAAAAAAAAAAAAAAAAAvAQAAX3JlbHMvLnJlbHNQ&#10;SwECLQAUAAYACAAAACEABX+qkyICAAAkBAAADgAAAAAAAAAAAAAAAAAuAgAAZHJzL2Uyb0RvYy54&#10;bWxQSwECLQAUAAYACAAAACEABhncL98AAAAK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1D87498" wp14:editId="57FDC0A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7EAE3" id="_x0000_s1089" type="#_x0000_t202" style="position:absolute;left:0;text-align:left;margin-left:12pt;margin-top:101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4D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6l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bMP55Vr6A+ol4OhrHFb4aHFtxfSjoc2ZL6P3vmBCXqq0HN&#10;bybTaZzxZExnixwNd+2prj3McIQqaaBkOG5C+hdDZXfYm0Ym3WITByYnzjiKSc7Tt4mzfm2nqJfP&#10;vX4G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DM+e4D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D409C0" wp14:editId="2D86F11A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B8B" id="_x0000_s1090" type="#_x0000_t202" style="position:absolute;left:0;text-align:left;margin-left:63.75pt;margin-top:96.6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1IgIAACQ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Zkfx1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CDC50EE" wp14:editId="1B19962D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23744" id="_x0000_s1091" type="#_x0000_t202" style="position:absolute;left:0;text-align:left;margin-left:94.5pt;margin-top:101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PKPezE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A2FC69" wp14:editId="6ABA2D98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3F68A" id="Oval 267" o:spid="_x0000_s1092" style="position:absolute;left:0;text-align:left;margin-left:191.25pt;margin-top:44.85pt;width:40.5pt;height:29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wUuxf3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741E2D" wp14:editId="18B664CA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FB3CC9" id="Straight Connector 26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4554F4" wp14:editId="06D8D7A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CAA07A" id="Straight Connector 269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PaihkX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FDCD" wp14:editId="511971CC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B9A42" id="Straight Connector 27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2F6E28" wp14:editId="2EA1E69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7ED6C" id="Straight Connector 27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175A6A" wp14:editId="5EF4532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AD922" id="Straight Connector 27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CjCqj0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26ACF3" wp14:editId="0CC5BF7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5D2FE2" id="Straight Connector 27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Jo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Tari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4E31BD" wp14:editId="67D6D169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2587A" id="Oval 274" o:spid="_x0000_s1093" style="position:absolute;left:0;text-align:left;margin-left:116.25pt;margin-top:59.2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NHQC7R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2C9A5D" wp14:editId="452AA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96AB1" id="Straight Connector 27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LaDOJL+AAAA4QEAABMAAAAAAAAA&#10;AAAAAAAAAAAAAFtDb250ZW50X1R5cGVzXS54bWxQSwECLQAUAAYACAAAACEAOP0h/9YAAACUAQAA&#10;CwAAAAAAAAAAAAAAAAAvAQAAX3JlbHMvLnJlbHNQSwECLQAUAAYACAAAACEAR8TQTc0BAADmAwAA&#10;DgAAAAAAAAAAAAAAAAAu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507EA0" wp14:editId="7B1669C8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F0480" id="Straight Connector 276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KU6zvr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E51D90" wp14:editId="61ABD32F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50AC5D" id="Oval 277" o:spid="_x0000_s1094" style="position:absolute;left:0;text-align:left;margin-left:69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D1A2EB" wp14:editId="6063D9FA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E5613" id="Oval 278" o:spid="_x0000_s1095" style="position:absolute;left:0;text-align:left;margin-left:156pt;margin-top:141.6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AE2608" wp14:editId="40F5F56C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8E245" id="Oval 279" o:spid="_x0000_s1096" style="position:absolute;left:0;text-align:left;margin-left:33.75pt;margin-top:58.45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Askui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D4F518" wp14:editId="22CB70C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608144" id="Oval 280" o:spid="_x0000_s1097" style="position:absolute;left:0;text-align:left;margin-left:-6.75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LaDOJL+AAAA4QEAABMAAAAA&#10;AAAAAAAAAAAAAAAAAFtDb250ZW50X1R5cGVzXS54bWxQSwECLQAUAAYACAAAACEAOP0h/9YAAACU&#10;AQAACwAAAAAAAAAAAAAAAAAvAQAAX3JlbHMvLnJlbHNQSwECLQAUAAYACAAAACEAY9mHOHoCAABN&#10;BQAADgAAAAAAAAAAAAAAAAAu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>- שולח 3 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7777777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  <w:del w:id="0" w:author="user" w:date="2017-01-07T11:11:00Z">
        <w:r w:rsidDel="00825C29">
          <w:rPr>
            <w:rtl/>
          </w:rPr>
          <w:br/>
        </w:r>
      </w:del>
    </w:p>
    <w:p w14:paraId="27431CD7" w14:textId="77777777" w:rsidR="003C06C0" w:rsidRDefault="003C06C0" w:rsidP="003C06C0">
      <w:pPr>
        <w:pStyle w:val="Heading2"/>
        <w:bidi/>
        <w:rPr>
          <w:rtl/>
        </w:rPr>
      </w:pPr>
      <w:commentRangeStart w:id="1"/>
      <w:commentRangeStart w:id="2"/>
      <w:r>
        <w:rPr>
          <w:rFonts w:hint="cs"/>
          <w:rtl/>
        </w:rPr>
        <w:t>שאלה 3</w:t>
      </w:r>
      <w:commentRangeEnd w:id="1"/>
      <w:r w:rsidR="00EF6A86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commentRangeEnd w:id="2"/>
      <w:r w:rsidR="00825C29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76CAF20D" w14:textId="77777777" w:rsidR="00803822" w:rsidDel="00B045A4" w:rsidRDefault="00DA18C1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" w:author="Dor Mendil" w:date="2017-01-06T22:07:00Z"/>
              </w:rPr>
            </w:pPr>
            <w:r>
              <w:t>193.15.</w:t>
            </w:r>
            <w:del w:id="4" w:author="Dor Mendil" w:date="2017-01-06T22:07:00Z">
              <w:r w:rsidR="00D13A52" w:rsidDel="00B045A4">
                <w:delText>16</w:delText>
              </w:r>
            </w:del>
            <w:ins w:id="5" w:author="Dor Mendil" w:date="2017-01-06T22:07:00Z">
              <w:r w:rsidR="00B045A4">
                <w:t>0</w:t>
              </w:r>
            </w:ins>
            <w:r>
              <w:t>.0/</w:t>
            </w:r>
            <w:del w:id="6" w:author="Dor Mendil" w:date="2017-01-06T22:07:00Z">
              <w:r w:rsidR="00803822" w:rsidDel="00B045A4">
                <w:delText xml:space="preserve">20 </w:delText>
              </w:r>
            </w:del>
            <w:ins w:id="7" w:author="Dor Mendil" w:date="2017-01-06T22:08:00Z">
              <w:r w:rsidR="00B045A4">
                <w:t>19</w:t>
              </w:r>
            </w:ins>
            <w:ins w:id="8" w:author="Dor Mendil" w:date="2017-01-06T22:07:00Z">
              <w:r w:rsidR="00B045A4">
                <w:t xml:space="preserve"> </w:t>
              </w:r>
            </w:ins>
            <w:r w:rsidR="00803822">
              <w:t>(</w:t>
            </w:r>
            <w:ins w:id="9" w:author="Dor Mendil" w:date="2017-01-06T22:10:00Z">
              <w:r w:rsidR="00B045A4" w:rsidRPr="00B045A4">
                <w:t>8192</w:t>
              </w:r>
            </w:ins>
            <w:del w:id="10" w:author="Dor Mendil" w:date="2017-01-06T22:10:00Z">
              <w:r w:rsidR="00803822" w:rsidDel="00B045A4">
                <w:delText>4096</w:delText>
              </w:r>
            </w:del>
            <w:ins w:id="11" w:author="Dor Mendil" w:date="2017-01-06T21:43:00Z">
              <w:r w:rsidR="00EF6A86">
                <w:t>-2</w:t>
              </w:r>
            </w:ins>
            <w:r w:rsidR="00803822">
              <w:t xml:space="preserve"> address)</w:t>
            </w:r>
            <w:del w:id="12" w:author="Dor Mendil" w:date="2017-01-06T22:07:00Z">
              <w:r w:rsidR="00D13A52" w:rsidDel="00B045A4">
                <w:delText xml:space="preserve"> </w:delText>
              </w:r>
              <w:r w:rsidR="00557219" w:rsidDel="00B045A4">
                <w:delText>+</w:delText>
              </w:r>
            </w:del>
          </w:p>
          <w:p w14:paraId="62B4E311" w14:textId="77777777" w:rsidR="00DA18C1" w:rsidRDefault="00D13A52" w:rsidP="00B045A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13" w:author="Dor Mendil" w:date="2017-01-06T22:07:00Z">
              <w:r w:rsidDel="00B045A4">
                <w:delText>193.15.</w:delText>
              </w:r>
              <w:r w:rsidR="00803822" w:rsidDel="00B045A4">
                <w:delText>32</w:delText>
              </w:r>
              <w:r w:rsidDel="00B045A4">
                <w:delText>.0/20</w:delText>
              </w:r>
              <w:r w:rsidR="00803822" w:rsidDel="00B045A4">
                <w:delText>(4096 address)</w:delText>
              </w:r>
            </w:del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7777777" w:rsidR="00DA18C1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4" w:author="Dor Mendil" w:date="2017-01-06T22:08:00Z">
              <w:r w:rsidDel="00B045A4">
                <w:delText>48</w:delText>
              </w:r>
            </w:del>
            <w:ins w:id="15" w:author="Dor Mendil" w:date="2017-01-06T22:08:00Z">
              <w:r w:rsidR="00B045A4">
                <w:t>32</w:t>
              </w:r>
            </w:ins>
            <w:r>
              <w:t>.0/20 (4096</w:t>
            </w:r>
            <w:ins w:id="16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77777777" w:rsidR="00DA18C1" w:rsidRDefault="00803822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7" w:author="Dor Mendil" w:date="2017-01-06T22:09:00Z">
              <w:r w:rsidDel="00B045A4">
                <w:delText>72</w:delText>
              </w:r>
            </w:del>
            <w:ins w:id="18" w:author="Dor Mendil" w:date="2017-01-06T22:09:00Z">
              <w:r w:rsidR="00B045A4">
                <w:t>48</w:t>
              </w:r>
            </w:ins>
            <w:r>
              <w:t>.0/21 (2048</w:t>
            </w:r>
            <w:ins w:id="19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77777777" w:rsidR="00803822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" w:author="Dor Mendil" w:date="2017-01-06T22:09:00Z"/>
              </w:rPr>
            </w:pPr>
            <w:r>
              <w:t>193.15.</w:t>
            </w:r>
            <w:del w:id="21" w:author="Dor Mendil" w:date="2017-01-06T22:09:00Z">
              <w:r w:rsidDel="00B045A4">
                <w:delText>80</w:delText>
              </w:r>
            </w:del>
            <w:ins w:id="22" w:author="Dor Mendil" w:date="2017-01-06T22:09:00Z">
              <w:r w:rsidR="00B045A4">
                <w:t>56</w:t>
              </w:r>
            </w:ins>
            <w:r>
              <w:t>.0/</w:t>
            </w:r>
            <w:del w:id="23" w:author="Dor Mendil" w:date="2017-01-06T22:08:00Z">
              <w:r w:rsidDel="00B045A4">
                <w:delText xml:space="preserve">20 </w:delText>
              </w:r>
            </w:del>
            <w:ins w:id="24" w:author="Dor Mendil" w:date="2017-01-06T22:08:00Z">
              <w:r w:rsidR="00B045A4">
                <w:t xml:space="preserve">21 </w:t>
              </w:r>
            </w:ins>
            <w:r>
              <w:t>(</w:t>
            </w:r>
            <w:ins w:id="25" w:author="Dor Mendil" w:date="2017-01-06T22:11:00Z">
              <w:r w:rsidR="00B045A4" w:rsidRPr="00B045A4">
                <w:t>2048</w:t>
              </w:r>
            </w:ins>
            <w:del w:id="26" w:author="Dor Mendil" w:date="2017-01-06T22:11:00Z">
              <w:r w:rsidDel="00B045A4">
                <w:delText>4096</w:delText>
              </w:r>
            </w:del>
            <w:ins w:id="27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  <w:p w14:paraId="66178BDE" w14:textId="77777777" w:rsidR="00B045A4" w:rsidRDefault="00B045A4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8" w:author="Dor Mendil" w:date="2017-01-06T22:16:00Z"/>
              </w:rPr>
            </w:pPr>
            <w:ins w:id="29" w:author="Dor Mendil" w:date="2017-01-06T22:09:00Z">
              <w:r>
                <w:t>193.15.64.0/18 (</w:t>
              </w:r>
            </w:ins>
            <w:ins w:id="30" w:author="Dor Mendil" w:date="2017-01-06T22:11:00Z">
              <w:r w:rsidRPr="00B045A4">
                <w:t>16384</w:t>
              </w:r>
            </w:ins>
            <w:ins w:id="31" w:author="Dor Mendil" w:date="2017-01-06T22:09:00Z">
              <w:r>
                <w:t>-2 address)</w:t>
              </w:r>
            </w:ins>
          </w:p>
          <w:p w14:paraId="508D2E06" w14:textId="588D34CF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ins w:id="32" w:author="Dor Mendil" w:date="2017-01-06T22:16:00Z">
              <w:r>
                <w:t>193.15.</w:t>
              </w:r>
            </w:ins>
            <w:ins w:id="33" w:author="Dor Mendil" w:date="2017-01-06T22:17:00Z">
              <w:r>
                <w:t>80</w:t>
              </w:r>
            </w:ins>
            <w:ins w:id="34" w:author="Dor Mendil" w:date="2017-01-06T22:16:00Z">
              <w:r>
                <w:t>.0/1</w:t>
              </w:r>
            </w:ins>
            <w:ins w:id="35" w:author="Dor Mendil" w:date="2017-01-06T22:17:00Z">
              <w:r>
                <w:t>7</w:t>
              </w:r>
            </w:ins>
            <w:ins w:id="36" w:author="Dor Mendil" w:date="2017-01-06T22:16:00Z">
              <w:r>
                <w:t xml:space="preserve"> (</w:t>
              </w:r>
            </w:ins>
            <w:ins w:id="37" w:author="Dor Mendil" w:date="2017-01-06T22:18:00Z">
              <w:r w:rsidR="00474CBD" w:rsidRPr="00474CBD">
                <w:t>32768</w:t>
              </w:r>
            </w:ins>
            <w:ins w:id="38" w:author="Dor Mendil" w:date="2017-01-06T22:16:00Z">
              <w:r>
                <w:t>-2 address)</w:t>
              </w:r>
            </w:ins>
          </w:p>
        </w:tc>
      </w:tr>
    </w:tbl>
    <w:p w14:paraId="44197DF9" w14:textId="77777777" w:rsidR="003C06C0" w:rsidDel="00825C29" w:rsidRDefault="003C06C0" w:rsidP="003C06C0">
      <w:pPr>
        <w:bidi/>
        <w:rPr>
          <w:del w:id="39" w:author="user" w:date="2017-01-07T11:11:00Z"/>
        </w:rPr>
      </w:pPr>
    </w:p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drawing>
          <wp:anchor distT="0" distB="0" distL="114300" distR="114300" simplePos="0" relativeHeight="251800576" behindDoc="0" locked="0" layoutInCell="1" allowOverlap="1" wp14:anchorId="7EDAD27E" wp14:editId="7188405F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3200C76A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 w:rsidR="00216395">
        <w:t>R2</w:t>
      </w:r>
      <w:r w:rsidR="00216395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26515EB8" w:rsidR="001C680D" w:rsidRDefault="00517710" w:rsidP="00DB3AB2">
      <w:pPr>
        <w:bidi/>
        <w:rPr>
          <w:ins w:id="40" w:author="Dor Mendil" w:date="2017-01-07T13:29:00Z"/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פקטת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1AAB7DA1" w14:textId="3FFF5996" w:rsidR="00CE2B95" w:rsidRDefault="00CE2B95" w:rsidP="00CE2B95">
      <w:pPr>
        <w:bidi/>
        <w:rPr>
          <w:ins w:id="41" w:author="Dor Mendil" w:date="2017-01-07T13:29:00Z"/>
          <w:rtl/>
        </w:rPr>
        <w:pPrChange w:id="42" w:author="Dor Mendil" w:date="2017-01-07T13:29:00Z">
          <w:pPr>
            <w:bidi/>
          </w:pPr>
        </w:pPrChange>
      </w:pPr>
    </w:p>
    <w:p w14:paraId="421CB000" w14:textId="6198C80A" w:rsidR="00CE2B95" w:rsidRDefault="00CE2B95" w:rsidP="00CE2B95">
      <w:pPr>
        <w:bidi/>
        <w:rPr>
          <w:ins w:id="43" w:author="Dor Mendil" w:date="2017-01-07T13:29:00Z"/>
          <w:rtl/>
        </w:rPr>
        <w:pPrChange w:id="44" w:author="Dor Mendil" w:date="2017-01-07T13:29:00Z">
          <w:pPr>
            <w:bidi/>
          </w:pPr>
        </w:pPrChange>
      </w:pPr>
    </w:p>
    <w:p w14:paraId="3D3F11E2" w14:textId="379DD44F" w:rsidR="00CE2B95" w:rsidRDefault="00CE2B95" w:rsidP="00CE2B95">
      <w:pPr>
        <w:bidi/>
        <w:rPr>
          <w:ins w:id="45" w:author="Dor Mendil" w:date="2017-01-07T13:29:00Z"/>
          <w:rtl/>
        </w:rPr>
        <w:pPrChange w:id="46" w:author="Dor Mendil" w:date="2017-01-07T13:29:00Z">
          <w:pPr>
            <w:bidi/>
          </w:pPr>
        </w:pPrChange>
      </w:pPr>
    </w:p>
    <w:p w14:paraId="3CE69FEF" w14:textId="7692675E" w:rsidR="00CE2B95" w:rsidRDefault="00CE2B95" w:rsidP="00CE2B95">
      <w:pPr>
        <w:bidi/>
        <w:rPr>
          <w:ins w:id="47" w:author="Dor Mendil" w:date="2017-01-07T13:29:00Z"/>
          <w:rtl/>
        </w:rPr>
        <w:pPrChange w:id="48" w:author="Dor Mendil" w:date="2017-01-07T13:29:00Z">
          <w:pPr>
            <w:bidi/>
          </w:pPr>
        </w:pPrChange>
      </w:pPr>
    </w:p>
    <w:p w14:paraId="69946F4A" w14:textId="7E7E6AAE" w:rsidR="00CE2B95" w:rsidRDefault="00CE2B95" w:rsidP="00CE2B95">
      <w:pPr>
        <w:bidi/>
        <w:rPr>
          <w:ins w:id="49" w:author="Dor Mendil" w:date="2017-01-07T13:29:00Z"/>
          <w:rtl/>
        </w:rPr>
        <w:pPrChange w:id="50" w:author="Dor Mendil" w:date="2017-01-07T13:29:00Z">
          <w:pPr>
            <w:bidi/>
          </w:pPr>
        </w:pPrChange>
      </w:pPr>
    </w:p>
    <w:p w14:paraId="52CF9EA1" w14:textId="0205656D" w:rsidR="00CE2B95" w:rsidRDefault="00CE2B95" w:rsidP="00CE2B95">
      <w:pPr>
        <w:bidi/>
        <w:rPr>
          <w:ins w:id="51" w:author="Dor Mendil" w:date="2017-01-07T13:29:00Z"/>
          <w:rtl/>
        </w:rPr>
        <w:pPrChange w:id="52" w:author="Dor Mendil" w:date="2017-01-07T13:29:00Z">
          <w:pPr>
            <w:bidi/>
          </w:pPr>
        </w:pPrChange>
      </w:pPr>
    </w:p>
    <w:p w14:paraId="2410BF65" w14:textId="318B5365" w:rsidR="00CE2B95" w:rsidRDefault="00CE2B95" w:rsidP="00CE2B95">
      <w:pPr>
        <w:bidi/>
        <w:rPr>
          <w:ins w:id="53" w:author="Dor Mendil" w:date="2017-01-07T13:29:00Z"/>
          <w:rtl/>
        </w:rPr>
        <w:pPrChange w:id="54" w:author="Dor Mendil" w:date="2017-01-07T13:29:00Z">
          <w:pPr>
            <w:bidi/>
          </w:pPr>
        </w:pPrChange>
      </w:pPr>
    </w:p>
    <w:p w14:paraId="490B2208" w14:textId="4B256CAA" w:rsidR="00CE2B95" w:rsidRDefault="00CE2B95" w:rsidP="00CE2B95">
      <w:pPr>
        <w:bidi/>
        <w:rPr>
          <w:ins w:id="55" w:author="Dor Mendil" w:date="2017-01-07T13:29:00Z"/>
          <w:rtl/>
        </w:rPr>
        <w:pPrChange w:id="56" w:author="Dor Mendil" w:date="2017-01-07T13:29:00Z">
          <w:pPr>
            <w:bidi/>
          </w:pPr>
        </w:pPrChange>
      </w:pPr>
    </w:p>
    <w:p w14:paraId="75C694D7" w14:textId="5E48E933" w:rsidR="00CE2B95" w:rsidRDefault="00CE2B95" w:rsidP="00CE2B95">
      <w:pPr>
        <w:bidi/>
        <w:rPr>
          <w:ins w:id="57" w:author="Dor Mendil" w:date="2017-01-07T13:29:00Z"/>
          <w:rtl/>
        </w:rPr>
        <w:pPrChange w:id="58" w:author="Dor Mendil" w:date="2017-01-07T13:29:00Z">
          <w:pPr>
            <w:bidi/>
          </w:pPr>
        </w:pPrChange>
      </w:pPr>
    </w:p>
    <w:p w14:paraId="2E27355A" w14:textId="31367FC9" w:rsidR="00CE2B95" w:rsidRDefault="00CE2B95" w:rsidP="00CE2B95">
      <w:pPr>
        <w:bidi/>
        <w:rPr>
          <w:ins w:id="59" w:author="Dor Mendil" w:date="2017-01-07T13:29:00Z"/>
          <w:rtl/>
        </w:rPr>
        <w:pPrChange w:id="60" w:author="Dor Mendil" w:date="2017-01-07T13:29:00Z">
          <w:pPr>
            <w:bidi/>
          </w:pPr>
        </w:pPrChange>
      </w:pPr>
    </w:p>
    <w:p w14:paraId="12D0FD71" w14:textId="76978D19" w:rsidR="00CE2B95" w:rsidRDefault="00CE2B95" w:rsidP="00CE2B95">
      <w:pPr>
        <w:bidi/>
        <w:rPr>
          <w:ins w:id="61" w:author="Dor Mendil" w:date="2017-01-07T13:29:00Z"/>
          <w:rtl/>
        </w:rPr>
        <w:pPrChange w:id="62" w:author="Dor Mendil" w:date="2017-01-07T13:29:00Z">
          <w:pPr>
            <w:bidi/>
          </w:pPr>
        </w:pPrChange>
      </w:pPr>
    </w:p>
    <w:p w14:paraId="2F0CE900" w14:textId="1D5374A7" w:rsidR="00CE2B95" w:rsidRDefault="00CE2B95" w:rsidP="00CE2B95">
      <w:pPr>
        <w:bidi/>
        <w:rPr>
          <w:ins w:id="63" w:author="Dor Mendil" w:date="2017-01-07T13:29:00Z"/>
          <w:rtl/>
        </w:rPr>
        <w:pPrChange w:id="64" w:author="Dor Mendil" w:date="2017-01-07T13:29:00Z">
          <w:pPr>
            <w:bidi/>
          </w:pPr>
        </w:pPrChange>
      </w:pPr>
    </w:p>
    <w:p w14:paraId="25AEE15E" w14:textId="41089D8D" w:rsidR="00CE2B95" w:rsidRDefault="00CE2B95" w:rsidP="00CE2B95">
      <w:pPr>
        <w:bidi/>
        <w:rPr>
          <w:ins w:id="65" w:author="Dor Mendil" w:date="2017-01-07T13:29:00Z"/>
          <w:rtl/>
        </w:rPr>
        <w:pPrChange w:id="66" w:author="Dor Mendil" w:date="2017-01-07T13:29:00Z">
          <w:pPr>
            <w:bidi/>
          </w:pPr>
        </w:pPrChange>
      </w:pPr>
    </w:p>
    <w:p w14:paraId="0291123A" w14:textId="1274F30B" w:rsidR="00CE2B95" w:rsidRDefault="00CE2B95" w:rsidP="00CE2B95">
      <w:pPr>
        <w:bidi/>
        <w:rPr>
          <w:ins w:id="67" w:author="Dor Mendil" w:date="2017-01-07T13:29:00Z"/>
          <w:rtl/>
        </w:rPr>
        <w:pPrChange w:id="68" w:author="Dor Mendil" w:date="2017-01-07T13:29:00Z">
          <w:pPr>
            <w:bidi/>
          </w:pPr>
        </w:pPrChange>
      </w:pPr>
    </w:p>
    <w:p w14:paraId="2B9CBAC7" w14:textId="36B61D3D" w:rsidR="00CE2B95" w:rsidRDefault="00CE2B95" w:rsidP="00CE2B95">
      <w:pPr>
        <w:bidi/>
        <w:rPr>
          <w:ins w:id="69" w:author="Dor Mendil" w:date="2017-01-07T13:29:00Z"/>
          <w:rtl/>
        </w:rPr>
        <w:pPrChange w:id="70" w:author="Dor Mendil" w:date="2017-01-07T13:29:00Z">
          <w:pPr>
            <w:bidi/>
          </w:pPr>
        </w:pPrChange>
      </w:pPr>
    </w:p>
    <w:p w14:paraId="038C88CD" w14:textId="77777777" w:rsidR="00CE2B95" w:rsidRDefault="00CE2B95" w:rsidP="00CE2B95">
      <w:pPr>
        <w:bidi/>
        <w:rPr>
          <w:rtl/>
        </w:rPr>
        <w:pPrChange w:id="71" w:author="Dor Mendil" w:date="2017-01-07T13:29:00Z">
          <w:pPr>
            <w:bidi/>
          </w:pPr>
        </w:pPrChange>
      </w:pPr>
    </w:p>
    <w:p w14:paraId="2C4D8CE9" w14:textId="5332F256" w:rsidR="001C680D" w:rsidRDefault="000F6419">
      <w:pPr>
        <w:pStyle w:val="Heading2"/>
        <w:bidi/>
        <w:rPr>
          <w:ins w:id="72" w:author="Dor Mendil" w:date="2017-01-07T13:40:00Z"/>
          <w:rtl/>
        </w:rPr>
        <w:pPrChange w:id="73" w:author="Dor Mendil" w:date="2017-01-07T12:22:00Z">
          <w:pPr>
            <w:bidi/>
          </w:pPr>
        </w:pPrChange>
      </w:pPr>
      <w:ins w:id="74" w:author="Dor Mendil" w:date="2017-01-07T12:21:00Z">
        <w:r>
          <w:rPr>
            <w:rFonts w:hint="cs"/>
            <w:rtl/>
          </w:rPr>
          <w:lastRenderedPageBreak/>
          <w:t>שאלה 5</w:t>
        </w:r>
      </w:ins>
    </w:p>
    <w:p w14:paraId="6487AE33" w14:textId="62BFE5A1" w:rsidR="002E20D2" w:rsidRPr="002E20D2" w:rsidRDefault="002E20D2" w:rsidP="002E20D2">
      <w:pPr>
        <w:bidi/>
        <w:rPr>
          <w:ins w:id="75" w:author="Dor Mendil" w:date="2017-01-07T13:29:00Z"/>
          <w:rFonts w:hint="cs"/>
          <w:rtl/>
          <w:rPrChange w:id="76" w:author="Dor Mendil" w:date="2017-01-07T13:40:00Z">
            <w:rPr>
              <w:ins w:id="77" w:author="Dor Mendil" w:date="2017-01-07T13:29:00Z"/>
              <w:rtl/>
            </w:rPr>
          </w:rPrChange>
        </w:rPr>
        <w:pPrChange w:id="78" w:author="Dor Mendil" w:date="2017-01-07T13:40:00Z">
          <w:pPr>
            <w:bidi/>
          </w:pPr>
        </w:pPrChange>
      </w:pPr>
      <w:ins w:id="79" w:author="Dor Mendil" w:date="2017-01-07T13:40:00Z">
        <w:r>
          <w:rPr>
            <w:rFonts w:hint="cs"/>
            <w:rtl/>
          </w:rPr>
          <w:t xml:space="preserve">בחרנו פאקטת </w:t>
        </w:r>
        <w:r>
          <w:t>DHCP Request</w:t>
        </w:r>
        <w:r>
          <w:rPr>
            <w:rFonts w:hint="cs"/>
            <w:rtl/>
          </w:rPr>
          <w:t xml:space="preserve"> </w:t>
        </w:r>
        <w:r>
          <w:rPr>
            <w:rtl/>
          </w:rPr>
          <w:t>–</w:t>
        </w:r>
        <w:r>
          <w:rPr>
            <w:rFonts w:hint="cs"/>
            <w:rtl/>
          </w:rPr>
          <w:t xml:space="preserve"> הפאקטה ששולח </w:t>
        </w:r>
      </w:ins>
      <w:ins w:id="80" w:author="Dor Mendil" w:date="2017-01-07T13:41:00Z">
        <w:r>
          <w:rPr>
            <w:rFonts w:hint="cs"/>
            <w:rtl/>
          </w:rPr>
          <w:t>הלקוח</w:t>
        </w:r>
      </w:ins>
      <w:ins w:id="81" w:author="Dor Mendil" w:date="2017-01-07T13:40:00Z">
        <w:r>
          <w:rPr>
            <w:rFonts w:hint="cs"/>
            <w:rtl/>
          </w:rPr>
          <w:t xml:space="preserve"> כדי לבקש כתובת </w:t>
        </w:r>
        <w:r>
          <w:rPr>
            <w:rFonts w:hint="cs"/>
          </w:rPr>
          <w:t>IP</w:t>
        </w:r>
        <w:r>
          <w:rPr>
            <w:rFonts w:hint="cs"/>
            <w:rtl/>
          </w:rPr>
          <w:t xml:space="preserve"> מהשרת.</w:t>
        </w:r>
      </w:ins>
    </w:p>
    <w:p w14:paraId="4FFA1DC5" w14:textId="6978BCC0" w:rsidR="00CE2B95" w:rsidRDefault="00CE2B95" w:rsidP="00CE2B95">
      <w:pPr>
        <w:bidi/>
        <w:rPr>
          <w:ins w:id="82" w:author="Dor Mendil" w:date="2017-01-07T13:29:00Z"/>
          <w:rtl/>
        </w:rPr>
        <w:pPrChange w:id="83" w:author="Dor Mendil" w:date="2017-01-07T13:37:00Z">
          <w:pPr>
            <w:bidi/>
          </w:pPr>
        </w:pPrChange>
      </w:pPr>
      <w:ins w:id="84" w:author="Dor Mendil" w:date="2017-01-07T13:38:00Z">
        <w:r>
          <w:rPr>
            <w:noProof/>
            <w:rtl/>
          </w:rPr>
          <w:drawing>
            <wp:inline distT="0" distB="0" distL="0" distR="0" wp14:anchorId="14787F68" wp14:editId="3721661C">
              <wp:extent cx="5943600" cy="4896485"/>
              <wp:effectExtent l="0" t="0" r="0" b="0"/>
              <wp:docPr id="10" name="Picture 10" descr="Screen Clippi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F7C99A2.tmp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96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73B68F" w14:textId="50CFACE7" w:rsidR="00CE2B95" w:rsidRDefault="002E20D2" w:rsidP="002E20D2">
      <w:pPr>
        <w:pStyle w:val="ListParagraph"/>
        <w:numPr>
          <w:ilvl w:val="0"/>
          <w:numId w:val="4"/>
        </w:numPr>
        <w:bidi/>
        <w:rPr>
          <w:ins w:id="85" w:author="Dor Mendil" w:date="2017-01-07T13:40:00Z"/>
          <w:rFonts w:hint="cs"/>
        </w:rPr>
        <w:pPrChange w:id="86" w:author="Dor Mendil" w:date="2017-01-07T13:38:00Z">
          <w:pPr>
            <w:bidi/>
          </w:pPr>
        </w:pPrChange>
      </w:pPr>
      <w:ins w:id="87" w:author="Dor Mendil" w:date="2017-01-07T13:38:00Z">
        <w:r>
          <w:rPr>
            <w:rFonts w:hint="cs"/>
            <w:rtl/>
          </w:rPr>
          <w:t xml:space="preserve">השדה </w:t>
        </w:r>
        <w:r>
          <w:t>Transaction ID</w:t>
        </w:r>
        <w:r>
          <w:rPr>
            <w:rFonts w:hint="cs"/>
            <w:rtl/>
          </w:rPr>
          <w:t xml:space="preserve"> שנועד לשייך את ה</w:t>
        </w:r>
      </w:ins>
      <w:ins w:id="88" w:author="Dor Mendil" w:date="2017-01-07T13:39:00Z">
        <w:r>
          <w:rPr>
            <w:rFonts w:hint="cs"/>
            <w:rtl/>
          </w:rPr>
          <w:t xml:space="preserve">בקשה עם התשובה בין השרת ללקוח, אמור להיות ייחודי והוא אכן נראה אקראי. באמת בפאקטת </w:t>
        </w:r>
        <w:r>
          <w:t>ACK</w:t>
        </w:r>
      </w:ins>
      <w:ins w:id="89" w:author="Dor Mendil" w:date="2017-01-07T13:40:00Z">
        <w:r>
          <w:rPr>
            <w:rFonts w:hint="cs"/>
            <w:rtl/>
          </w:rPr>
          <w:t xml:space="preserve"> שהשרת שולח השדה הזה זהה.</w:t>
        </w:r>
      </w:ins>
    </w:p>
    <w:p w14:paraId="4A28EAB1" w14:textId="31C6E03C" w:rsidR="002E20D2" w:rsidRDefault="002E20D2" w:rsidP="002E20D2">
      <w:pPr>
        <w:pStyle w:val="ListParagraph"/>
        <w:bidi/>
        <w:rPr>
          <w:ins w:id="90" w:author="Dor Mendil" w:date="2017-01-07T13:43:00Z"/>
          <w:rFonts w:hint="cs"/>
          <w:rtl/>
        </w:rPr>
        <w:pPrChange w:id="91" w:author="Dor Mendil" w:date="2017-01-07T13:40:00Z">
          <w:pPr>
            <w:bidi/>
          </w:pPr>
        </w:pPrChange>
      </w:pPr>
      <w:ins w:id="92" w:author="Dor Mendil" w:date="2017-01-07T13:40:00Z">
        <w:r>
          <w:rPr>
            <w:rFonts w:hint="cs"/>
            <w:rtl/>
          </w:rPr>
          <w:t xml:space="preserve">השדה </w:t>
        </w:r>
      </w:ins>
      <w:ins w:id="93" w:author="Dor Mendil" w:date="2017-01-07T13:41:00Z">
        <w:r>
          <w:t>Requested IP Address</w:t>
        </w:r>
        <w:r>
          <w:rPr>
            <w:rFonts w:hint="cs"/>
            <w:rtl/>
          </w:rPr>
          <w:t xml:space="preserve"> אמור להכיל את ה-</w:t>
        </w:r>
        <w:r>
          <w:rPr>
            <w:rFonts w:hint="cs"/>
          </w:rPr>
          <w:t>IP</w:t>
        </w:r>
        <w:r>
          <w:rPr>
            <w:rFonts w:hint="cs"/>
            <w:rtl/>
          </w:rPr>
          <w:t xml:space="preserve"> שהלקוח מבקש מהשרת. </w:t>
        </w:r>
      </w:ins>
      <w:ins w:id="94" w:author="Dor Mendil" w:date="2017-01-07T13:42:00Z">
        <w:r>
          <w:rPr>
            <w:rFonts w:hint="cs"/>
            <w:rtl/>
          </w:rPr>
          <w:t xml:space="preserve">זאת כתובת שהשרת הציע (בהודעת </w:t>
        </w:r>
        <w:r>
          <w:t>DHCP Offer</w:t>
        </w:r>
        <w:r>
          <w:rPr>
            <w:rFonts w:hint="cs"/>
            <w:rtl/>
          </w:rPr>
          <w:t xml:space="preserve">) </w:t>
        </w:r>
      </w:ins>
      <w:ins w:id="95" w:author="Dor Mendil" w:date="2017-01-07T13:43:00Z">
        <w:r>
          <w:rPr>
            <w:rFonts w:hint="cs"/>
            <w:rtl/>
          </w:rPr>
          <w:t>והיא באמת שייכת לרשת שאליו התחברנו.</w:t>
        </w:r>
      </w:ins>
    </w:p>
    <w:p w14:paraId="1FA8EDC7" w14:textId="18700E44" w:rsidR="002E20D2" w:rsidRDefault="002E20D2" w:rsidP="002E20D2">
      <w:pPr>
        <w:pStyle w:val="ListParagraph"/>
        <w:numPr>
          <w:ilvl w:val="0"/>
          <w:numId w:val="4"/>
        </w:numPr>
        <w:bidi/>
        <w:rPr>
          <w:ins w:id="96" w:author="Dor Mendil" w:date="2017-01-07T13:45:00Z"/>
        </w:rPr>
        <w:pPrChange w:id="97" w:author="Dor Mendil" w:date="2017-01-07T13:45:00Z">
          <w:pPr>
            <w:bidi/>
          </w:pPr>
        </w:pPrChange>
      </w:pPr>
      <w:ins w:id="98" w:author="Dor Mendil" w:date="2017-01-07T13:43:00Z">
        <w:r>
          <w:rPr>
            <w:rFonts w:hint="cs"/>
            <w:rtl/>
          </w:rPr>
          <w:t xml:space="preserve">בעזרת </w:t>
        </w:r>
        <w:r>
          <w:t>Wireshark</w:t>
        </w:r>
        <w:r>
          <w:rPr>
            <w:rFonts w:hint="cs"/>
            <w:rtl/>
          </w:rPr>
          <w:t xml:space="preserve"> אפשר לראות את השכבות הנ</w:t>
        </w:r>
      </w:ins>
      <w:ins w:id="99" w:author="Dor Mendil" w:date="2017-01-07T13:44:00Z">
        <w:r>
          <w:rPr>
            <w:rFonts w:hint="cs"/>
            <w:rtl/>
          </w:rPr>
          <w:t>מוכות יותר (אפשר לעשות את זה ידנית גם ע"י מעבר ידני של המידע)</w:t>
        </w:r>
      </w:ins>
      <w:ins w:id="100" w:author="Dor Mendil" w:date="2017-01-07T13:45:00Z">
        <w:r>
          <w:rPr>
            <w:rFonts w:hint="cs"/>
            <w:rtl/>
          </w:rPr>
          <w:t>. זה תואם את מה שלמדנו.</w:t>
        </w:r>
      </w:ins>
    </w:p>
    <w:p w14:paraId="4A83CDCF" w14:textId="6CBB1C12" w:rsidR="002E20D2" w:rsidRDefault="002E20D2" w:rsidP="002E20D2">
      <w:pPr>
        <w:pStyle w:val="ListParagraph"/>
        <w:bidi/>
        <w:rPr>
          <w:ins w:id="101" w:author="Dor Mendil" w:date="2017-01-07T13:46:00Z"/>
          <w:rtl/>
        </w:rPr>
        <w:pPrChange w:id="102" w:author="Dor Mendil" w:date="2017-01-07T13:45:00Z">
          <w:pPr>
            <w:bidi/>
          </w:pPr>
        </w:pPrChange>
      </w:pPr>
      <w:ins w:id="103" w:author="Dor Mendil" w:date="2017-01-07T13:45:00Z">
        <w:r>
          <w:rPr>
            <w:rFonts w:hint="cs"/>
          </w:rPr>
          <w:t>DHCP</w:t>
        </w:r>
        <w:r>
          <w:rPr>
            <w:rFonts w:hint="cs"/>
            <w:rtl/>
          </w:rPr>
          <w:t xml:space="preserve"> הוא פרוטוכוך בשכבת האפליקציה. </w:t>
        </w:r>
        <w:r>
          <w:t>UDP</w:t>
        </w:r>
        <w:r>
          <w:rPr>
            <w:rFonts w:hint="cs"/>
            <w:rtl/>
          </w:rPr>
          <w:t xml:space="preserve"> הוא פרוטוקול בשכבת ה- </w:t>
        </w:r>
      </w:ins>
      <w:ins w:id="104" w:author="Dor Mendil" w:date="2017-01-07T13:46:00Z">
        <w:r>
          <w:rPr>
            <w:rFonts w:hint="cs"/>
          </w:rPr>
          <w:t>T</w:t>
        </w:r>
        <w:r>
          <w:t>ransport</w:t>
        </w:r>
        <w:r>
          <w:rPr>
            <w:rFonts w:hint="cs"/>
            <w:rtl/>
          </w:rPr>
          <w:t xml:space="preserve">. </w:t>
        </w:r>
        <w:r>
          <w:t>IP</w:t>
        </w:r>
        <w:r>
          <w:rPr>
            <w:rFonts w:hint="cs"/>
            <w:rtl/>
          </w:rPr>
          <w:t xml:space="preserve"> הוא בשכבת ה- </w:t>
        </w:r>
        <w:r>
          <w:t>Network</w:t>
        </w:r>
        <w:r>
          <w:rPr>
            <w:rFonts w:hint="cs"/>
            <w:rtl/>
          </w:rPr>
          <w:t xml:space="preserve"> ו- </w:t>
        </w:r>
        <w:r>
          <w:t>Ethernet</w:t>
        </w:r>
        <w:r>
          <w:rPr>
            <w:rFonts w:hint="cs"/>
            <w:rtl/>
          </w:rPr>
          <w:t xml:space="preserve"> הוא בשכבת ה- </w:t>
        </w:r>
        <w:r>
          <w:t>Link</w:t>
        </w:r>
        <w:r>
          <w:rPr>
            <w:rFonts w:hint="cs"/>
            <w:rtl/>
          </w:rPr>
          <w:t>.</w:t>
        </w:r>
      </w:ins>
    </w:p>
    <w:p w14:paraId="1DE00ABE" w14:textId="31F6F098" w:rsidR="002E20D2" w:rsidRDefault="002E20D2" w:rsidP="002E20D2">
      <w:pPr>
        <w:pStyle w:val="ListParagraph"/>
        <w:bidi/>
        <w:rPr>
          <w:ins w:id="105" w:author="Dor Mendil" w:date="2017-01-07T13:29:00Z"/>
          <w:rFonts w:hint="cs"/>
          <w:rtl/>
        </w:rPr>
        <w:pPrChange w:id="106" w:author="Dor Mendil" w:date="2017-01-07T13:46:00Z">
          <w:pPr>
            <w:bidi/>
          </w:pPr>
        </w:pPrChange>
      </w:pPr>
      <w:ins w:id="107" w:author="Dor Mendil" w:date="2017-01-07T13:45:00Z">
        <w:r>
          <w:rPr>
            <w:rFonts w:hint="cs"/>
            <w:rtl/>
          </w:rPr>
          <w:t xml:space="preserve"> </w:t>
        </w:r>
      </w:ins>
      <w:ins w:id="108" w:author="Dor Mendil" w:date="2017-01-07T13:46:00Z">
        <w:r>
          <w:rPr>
            <w:rFonts w:hint="cs"/>
            <w:rtl/>
          </w:rPr>
          <w:t xml:space="preserve">למרות שעדיין ללקוח אין כתובת </w:t>
        </w:r>
      </w:ins>
      <w:ins w:id="109" w:author="Dor Mendil" w:date="2017-01-07T13:47:00Z">
        <w:r>
          <w:rPr>
            <w:rFonts w:hint="cs"/>
          </w:rPr>
          <w:t>IP</w:t>
        </w:r>
        <w:r>
          <w:rPr>
            <w:rFonts w:hint="cs"/>
            <w:rtl/>
          </w:rPr>
          <w:t xml:space="preserve"> אפשר לראות שאנחנו עדיין מסתמכים על הפרוטוקול כאשר אנחנו משתמשים בכתובת </w:t>
        </w:r>
        <w:r>
          <w:t>Broadcast</w:t>
        </w:r>
        <w:r>
          <w:rPr>
            <w:rFonts w:hint="cs"/>
            <w:rtl/>
          </w:rPr>
          <w:t xml:space="preserve"> כדי לגשת לשרת </w:t>
        </w:r>
        <w:r>
          <w:t>DHCP</w:t>
        </w:r>
        <w:r>
          <w:rPr>
            <w:rFonts w:hint="cs"/>
            <w:rtl/>
          </w:rPr>
          <w:t>.</w:t>
        </w:r>
      </w:ins>
    </w:p>
    <w:p w14:paraId="5F2E3AF3" w14:textId="0B987690" w:rsidR="00CE2B95" w:rsidRDefault="00CE2B95" w:rsidP="00CE2B95">
      <w:pPr>
        <w:bidi/>
        <w:rPr>
          <w:ins w:id="110" w:author="Dor Mendil" w:date="2017-01-07T13:29:00Z"/>
        </w:rPr>
        <w:pPrChange w:id="111" w:author="Dor Mendil" w:date="2017-01-07T13:29:00Z">
          <w:pPr>
            <w:bidi/>
          </w:pPr>
        </w:pPrChange>
      </w:pPr>
    </w:p>
    <w:p w14:paraId="73093692" w14:textId="437F6B16" w:rsidR="00CE2B95" w:rsidRDefault="00CE2B95" w:rsidP="00CE2B95">
      <w:pPr>
        <w:bidi/>
        <w:rPr>
          <w:ins w:id="112" w:author="Dor Mendil" w:date="2017-01-07T13:29:00Z"/>
          <w:rtl/>
        </w:rPr>
        <w:pPrChange w:id="113" w:author="Dor Mendil" w:date="2017-01-07T13:29:00Z">
          <w:pPr>
            <w:bidi/>
          </w:pPr>
        </w:pPrChange>
      </w:pPr>
    </w:p>
    <w:p w14:paraId="0A3C0223" w14:textId="3B2AB5B5" w:rsidR="00CE2B95" w:rsidRDefault="00CE2B95" w:rsidP="00CE2B95">
      <w:pPr>
        <w:bidi/>
        <w:rPr>
          <w:ins w:id="114" w:author="Dor Mendil" w:date="2017-01-07T13:29:00Z"/>
          <w:rtl/>
        </w:rPr>
        <w:pPrChange w:id="115" w:author="Dor Mendil" w:date="2017-01-07T13:29:00Z">
          <w:pPr>
            <w:bidi/>
          </w:pPr>
        </w:pPrChange>
      </w:pPr>
    </w:p>
    <w:p w14:paraId="7089B50C" w14:textId="6DF37475" w:rsidR="00CE2B95" w:rsidRDefault="00CE2B95" w:rsidP="00CE2B95">
      <w:pPr>
        <w:bidi/>
        <w:rPr>
          <w:ins w:id="116" w:author="Dor Mendil" w:date="2017-01-07T13:29:00Z"/>
          <w:rtl/>
        </w:rPr>
        <w:pPrChange w:id="117" w:author="Dor Mendil" w:date="2017-01-07T13:29:00Z">
          <w:pPr>
            <w:bidi/>
          </w:pPr>
        </w:pPrChange>
      </w:pPr>
      <w:bookmarkStart w:id="118" w:name="_GoBack"/>
      <w:bookmarkEnd w:id="118"/>
    </w:p>
    <w:p w14:paraId="2FC7AA4F" w14:textId="19DD71A4" w:rsidR="00CE2B95" w:rsidRDefault="00CE2B95" w:rsidP="00CE2B95">
      <w:pPr>
        <w:bidi/>
        <w:rPr>
          <w:ins w:id="119" w:author="Dor Mendil" w:date="2017-01-07T13:29:00Z"/>
          <w:rtl/>
        </w:rPr>
        <w:pPrChange w:id="120" w:author="Dor Mendil" w:date="2017-01-07T13:29:00Z">
          <w:pPr>
            <w:bidi/>
          </w:pPr>
        </w:pPrChange>
      </w:pPr>
    </w:p>
    <w:p w14:paraId="5F5D6B5B" w14:textId="77777777" w:rsidR="00CE2B95" w:rsidRPr="00CE2B95" w:rsidRDefault="00CE2B95" w:rsidP="00CE2B95">
      <w:pPr>
        <w:bidi/>
        <w:rPr>
          <w:ins w:id="121" w:author="Dor Mendil" w:date="2017-01-07T12:22:00Z"/>
          <w:rtl/>
          <w:rPrChange w:id="122" w:author="Dor Mendil" w:date="2017-01-07T13:29:00Z">
            <w:rPr>
              <w:ins w:id="123" w:author="Dor Mendil" w:date="2017-01-07T12:22:00Z"/>
              <w:rtl/>
            </w:rPr>
          </w:rPrChange>
        </w:rPr>
        <w:pPrChange w:id="124" w:author="Dor Mendil" w:date="2017-01-07T13:29:00Z">
          <w:pPr>
            <w:bidi/>
          </w:pPr>
        </w:pPrChange>
      </w:pPr>
    </w:p>
    <w:p w14:paraId="3F69A90E" w14:textId="545B3841" w:rsidR="000F6419" w:rsidRDefault="000F6419">
      <w:pPr>
        <w:bidi/>
        <w:rPr>
          <w:ins w:id="125" w:author="Dor Mendil" w:date="2017-01-07T13:28:00Z"/>
          <w:rtl/>
        </w:rPr>
        <w:pPrChange w:id="126" w:author="Dor Mendil" w:date="2017-01-07T12:22:00Z">
          <w:pPr>
            <w:bidi/>
          </w:pPr>
        </w:pPrChange>
      </w:pPr>
    </w:p>
    <w:p w14:paraId="4A89F18D" w14:textId="2AE61B44" w:rsidR="00CE2B95" w:rsidRPr="000F6419" w:rsidRDefault="00CE2B95" w:rsidP="00CE2B95">
      <w:pPr>
        <w:bidi/>
        <w:rPr>
          <w:rtl/>
        </w:rPr>
        <w:pPrChange w:id="127" w:author="Dor Mendil" w:date="2017-01-07T13:28:00Z">
          <w:pPr>
            <w:bidi/>
          </w:pPr>
        </w:pPrChange>
      </w:pPr>
    </w:p>
    <w:sectPr w:rsidR="00CE2B95" w:rsidRPr="000F6419" w:rsidSect="00AC1D1A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Dor Mendil" w:date="2017-01-06T21:44:00Z" w:initials="DM">
    <w:p w14:paraId="6389E8C1" w14:textId="77777777" w:rsidR="00B045A4" w:rsidRDefault="00EF6A86" w:rsidP="00D80738">
      <w:pPr>
        <w:pStyle w:val="CommentText"/>
        <w:bidi/>
        <w:rPr>
          <w:rtl/>
        </w:rPr>
      </w:pPr>
      <w:r>
        <w:rPr>
          <w:rStyle w:val="CommentReference"/>
        </w:rPr>
        <w:annotationRef/>
      </w:r>
      <w:r w:rsidR="00B045A4">
        <w:rPr>
          <w:rFonts w:hint="cs"/>
          <w:rtl/>
        </w:rPr>
        <w:t>שיניתי את כל הכתובת:</w:t>
      </w:r>
    </w:p>
    <w:p w14:paraId="3CB318E4" w14:textId="77777777" w:rsidR="00EF6A86" w:rsidRDefault="00D80738" w:rsidP="00B045A4">
      <w:pPr>
        <w:pStyle w:val="CommentText"/>
        <w:bidi/>
        <w:rPr>
          <w:rtl/>
        </w:rPr>
      </w:pPr>
      <w:r>
        <w:rPr>
          <w:rFonts w:hint="cs"/>
          <w:rtl/>
        </w:rPr>
        <w:t>את הכתובת הכל 0 והכל 1 לא סופרים.</w:t>
      </w:r>
    </w:p>
    <w:p w14:paraId="3DCEC86E" w14:textId="77777777" w:rsidR="00D80738" w:rsidRDefault="00D80738" w:rsidP="00D80738">
      <w:pPr>
        <w:pStyle w:val="CommentText"/>
        <w:bidi/>
        <w:rPr>
          <w:rtl/>
        </w:rPr>
      </w:pPr>
      <w:r>
        <w:rPr>
          <w:rFonts w:hint="cs"/>
          <w:rtl/>
        </w:rPr>
        <w:t xml:space="preserve">הטווח מתחיל מ- 0 ז"א שהראשון צריך להיות: </w:t>
      </w:r>
      <w:r>
        <w:t>193.15.0.0/</w:t>
      </w:r>
      <w:r w:rsidR="00B045A4">
        <w:t>x</w:t>
      </w:r>
      <w:r>
        <w:rPr>
          <w:rFonts w:hint="cs"/>
          <w:rtl/>
        </w:rPr>
        <w:t xml:space="preserve"> כדי שהוא יהיה הנמוך ביותר</w:t>
      </w:r>
      <w:r w:rsidR="00B045A4">
        <w:rPr>
          <w:rFonts w:hint="cs"/>
          <w:rtl/>
        </w:rPr>
        <w:t>.</w:t>
      </w:r>
    </w:p>
    <w:p w14:paraId="40EC097D" w14:textId="77777777" w:rsidR="00BB6E96" w:rsidRDefault="00BB6E96" w:rsidP="00D80738">
      <w:pPr>
        <w:pStyle w:val="CommentText"/>
        <w:bidi/>
        <w:rPr>
          <w:rtl/>
        </w:rPr>
      </w:pPr>
    </w:p>
    <w:p w14:paraId="3A34DEF8" w14:textId="7FDAAF61" w:rsidR="00D80738" w:rsidRDefault="00B045A4" w:rsidP="00B045A4">
      <w:pPr>
        <w:pStyle w:val="CommentText"/>
        <w:bidi/>
        <w:rPr>
          <w:rtl/>
        </w:rPr>
      </w:pPr>
      <w:r>
        <w:rPr>
          <w:rFonts w:hint="cs"/>
          <w:rtl/>
        </w:rPr>
        <w:t xml:space="preserve">ההקצאה לא </w:t>
      </w:r>
      <w:r w:rsidR="00474CBD">
        <w:rPr>
          <w:rFonts w:hint="cs"/>
          <w:rtl/>
        </w:rPr>
        <w:t>יכולה</w:t>
      </w:r>
      <w:r>
        <w:rPr>
          <w:rFonts w:hint="cs"/>
          <w:rtl/>
        </w:rPr>
        <w:t xml:space="preserve"> להיות מינימלית ז"א שמישהו צריך לקבל ממש הרבה (האחרון) כי מצד אחד הוא צריך לקבל את הכתובות הכי גבוהות </w:t>
      </w:r>
      <w:r w:rsidR="00474CBD">
        <w:rPr>
          <w:rFonts w:hint="cs"/>
          <w:rtl/>
        </w:rPr>
        <w:t xml:space="preserve">בתחום </w:t>
      </w:r>
      <w:r>
        <w:rPr>
          <w:rFonts w:hint="cs"/>
          <w:rtl/>
        </w:rPr>
        <w:t>מצד שני החלוקה צריכה להיות רציפה (עד כדי החורים הקטנים של כתובת רשת ו</w:t>
      </w:r>
      <w:r w:rsidR="00474CBD">
        <w:t>broadcast</w:t>
      </w:r>
      <w:r>
        <w:rPr>
          <w:rFonts w:hint="cs"/>
          <w:rtl/>
        </w:rPr>
        <w:t>)</w:t>
      </w:r>
    </w:p>
    <w:p w14:paraId="28731384" w14:textId="3BFC6149" w:rsidR="00365909" w:rsidRDefault="00365909" w:rsidP="00B045A4">
      <w:pPr>
        <w:pStyle w:val="CommentText"/>
        <w:bidi/>
        <w:rPr>
          <w:rtl/>
        </w:rPr>
      </w:pPr>
    </w:p>
    <w:p w14:paraId="5C2CEF4E" w14:textId="66FF4410" w:rsidR="00365909" w:rsidRDefault="00365909" w:rsidP="00365909">
      <w:pPr>
        <w:pStyle w:val="CommentText"/>
        <w:bidi/>
        <w:rPr>
          <w:rtl/>
        </w:rPr>
      </w:pPr>
      <w:r>
        <w:rPr>
          <w:rFonts w:hint="cs"/>
          <w:rtl/>
        </w:rPr>
        <w:t>אז אם לא נותנים ל</w:t>
      </w:r>
      <w:r>
        <w:t>d</w:t>
      </w:r>
      <w:r>
        <w:rPr>
          <w:rFonts w:hint="cs"/>
          <w:rtl/>
        </w:rPr>
        <w:t xml:space="preserve"> כל כך הרבה צריך לבדוק אם זה בסדר שיהיה רווח בין </w:t>
      </w:r>
      <w:r>
        <w:t>c</w:t>
      </w:r>
      <w:r>
        <w:rPr>
          <w:rFonts w:hint="cs"/>
          <w:rtl/>
        </w:rPr>
        <w:t xml:space="preserve"> ל- </w:t>
      </w:r>
      <w:r>
        <w:t>d</w:t>
      </w:r>
      <w:r>
        <w:rPr>
          <w:rFonts w:hint="cs"/>
          <w:rtl/>
        </w:rPr>
        <w:t xml:space="preserve"> או ש</w:t>
      </w:r>
      <w:r>
        <w:t>d</w:t>
      </w:r>
      <w:r>
        <w:rPr>
          <w:rFonts w:hint="cs"/>
          <w:rtl/>
        </w:rPr>
        <w:t xml:space="preserve"> לא יהיה הטווח העליון.</w:t>
      </w:r>
    </w:p>
    <w:p w14:paraId="2FA08433" w14:textId="77777777" w:rsidR="00365909" w:rsidRDefault="00365909" w:rsidP="00365909">
      <w:pPr>
        <w:pStyle w:val="CommentText"/>
        <w:bidi/>
        <w:rPr>
          <w:rtl/>
        </w:rPr>
      </w:pPr>
    </w:p>
    <w:p w14:paraId="4789383C" w14:textId="61C076F5" w:rsidR="00BB6E96" w:rsidRDefault="00BB6E96" w:rsidP="00365909">
      <w:pPr>
        <w:pStyle w:val="CommentText"/>
        <w:bidi/>
        <w:rPr>
          <w:rtl/>
        </w:rPr>
      </w:pPr>
      <w:r>
        <w:rPr>
          <w:rFonts w:hint="cs"/>
          <w:rtl/>
        </w:rPr>
        <w:t>תקנו אותי אם אני טועה</w:t>
      </w:r>
    </w:p>
  </w:comment>
  <w:comment w:id="2" w:author="user" w:date="2017-01-07T11:09:00Z" w:initials="u">
    <w:p w14:paraId="6B721AD3" w14:textId="1DC9B981" w:rsidR="00825C29" w:rsidRDefault="00825C29" w:rsidP="00C36EBB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כן אתה צודק. </w:t>
      </w:r>
      <w:r w:rsidR="00C36EBB">
        <w:rPr>
          <w:rFonts w:hint="cs"/>
          <w:rtl/>
        </w:rPr>
        <w:t>שאלתי בפורום</w:t>
      </w:r>
      <w:r>
        <w:rPr>
          <w:rFonts w:hint="cs"/>
          <w:rtl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789383C" w15:done="0"/>
  <w15:commentEx w15:paraId="6B721AD3" w15:paraIdParent="4789383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871147" w14:textId="77777777" w:rsidR="00AC684E" w:rsidRDefault="00AC684E" w:rsidP="00AC1D1A">
      <w:pPr>
        <w:spacing w:after="0" w:line="240" w:lineRule="auto"/>
      </w:pPr>
      <w:r>
        <w:separator/>
      </w:r>
    </w:p>
  </w:endnote>
  <w:endnote w:type="continuationSeparator" w:id="0">
    <w:p w14:paraId="243101E6" w14:textId="77777777" w:rsidR="00AC684E" w:rsidRDefault="00AC684E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44E6A0" w14:textId="77777777" w:rsidR="00AC684E" w:rsidRDefault="00AC684E" w:rsidP="00AC1D1A">
      <w:pPr>
        <w:spacing w:after="0" w:line="240" w:lineRule="auto"/>
      </w:pPr>
      <w:r>
        <w:separator/>
      </w:r>
    </w:p>
  </w:footnote>
  <w:footnote w:type="continuationSeparator" w:id="0">
    <w:p w14:paraId="6F01AFF1" w14:textId="77777777" w:rsidR="00AC684E" w:rsidRDefault="00AC684E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77810"/>
    <w:multiLevelType w:val="hybridMultilevel"/>
    <w:tmpl w:val="74929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  <w15:person w15:author="Dor Mendil">
    <w15:presenceInfo w15:providerId="Windows Live" w15:userId="f12eac4e0efff0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3178"/>
    <w:rsid w:val="001F07D7"/>
    <w:rsid w:val="00216395"/>
    <w:rsid w:val="00277019"/>
    <w:rsid w:val="002A643C"/>
    <w:rsid w:val="002B582A"/>
    <w:rsid w:val="002E20D2"/>
    <w:rsid w:val="00356C07"/>
    <w:rsid w:val="00365909"/>
    <w:rsid w:val="00376B51"/>
    <w:rsid w:val="003C06C0"/>
    <w:rsid w:val="003E7338"/>
    <w:rsid w:val="00474CBD"/>
    <w:rsid w:val="004A76EF"/>
    <w:rsid w:val="00517710"/>
    <w:rsid w:val="00522B0F"/>
    <w:rsid w:val="00557219"/>
    <w:rsid w:val="00577066"/>
    <w:rsid w:val="005C6AA8"/>
    <w:rsid w:val="00601A37"/>
    <w:rsid w:val="006D3473"/>
    <w:rsid w:val="007137CB"/>
    <w:rsid w:val="00803822"/>
    <w:rsid w:val="00824B2B"/>
    <w:rsid w:val="00825C29"/>
    <w:rsid w:val="00843CB7"/>
    <w:rsid w:val="00843E1B"/>
    <w:rsid w:val="008D7CE5"/>
    <w:rsid w:val="0094745A"/>
    <w:rsid w:val="009A7129"/>
    <w:rsid w:val="009C498F"/>
    <w:rsid w:val="00A20579"/>
    <w:rsid w:val="00A76898"/>
    <w:rsid w:val="00A9598E"/>
    <w:rsid w:val="00AC0261"/>
    <w:rsid w:val="00AC1D1A"/>
    <w:rsid w:val="00AC684E"/>
    <w:rsid w:val="00B00F31"/>
    <w:rsid w:val="00B045A4"/>
    <w:rsid w:val="00BA5F40"/>
    <w:rsid w:val="00BB6E96"/>
    <w:rsid w:val="00BD6F0F"/>
    <w:rsid w:val="00BE30ED"/>
    <w:rsid w:val="00C15900"/>
    <w:rsid w:val="00C36EBB"/>
    <w:rsid w:val="00CE2B95"/>
    <w:rsid w:val="00D13A52"/>
    <w:rsid w:val="00D279D3"/>
    <w:rsid w:val="00D53589"/>
    <w:rsid w:val="00D80738"/>
    <w:rsid w:val="00D964D0"/>
    <w:rsid w:val="00DA18C1"/>
    <w:rsid w:val="00DB3AB2"/>
    <w:rsid w:val="00E2456F"/>
    <w:rsid w:val="00E33C33"/>
    <w:rsid w:val="00EC10F6"/>
    <w:rsid w:val="00EE3E4F"/>
    <w:rsid w:val="00EF6A86"/>
    <w:rsid w:val="00F472DB"/>
    <w:rsid w:val="00F520DF"/>
    <w:rsid w:val="00F6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7</Pages>
  <Words>852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Dor Mendil</cp:lastModifiedBy>
  <cp:revision>50</cp:revision>
  <dcterms:created xsi:type="dcterms:W3CDTF">2017-01-05T17:56:00Z</dcterms:created>
  <dcterms:modified xsi:type="dcterms:W3CDTF">2017-01-07T11:48:00Z</dcterms:modified>
</cp:coreProperties>
</file>