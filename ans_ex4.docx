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proofErr w:type="gramStart"/>
      <w:r w:rsidR="005C6AA8">
        <w:t>i</w:t>
      </w:r>
      <w:proofErr w:type="spellEnd"/>
      <w:proofErr w:type="gram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proofErr w:type="gramStart"/>
      <w:r>
        <w:t>ii</w:t>
      </w:r>
      <w:proofErr w:type="gramEnd"/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 xml:space="preserve">- שולח 3 </w:t>
      </w:r>
      <w:proofErr w:type="gramStart"/>
      <w:r w:rsidR="0011017D">
        <w:rPr>
          <w:rFonts w:hint="cs"/>
          <w:rtl/>
        </w:rPr>
        <w:t>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proofErr w:type="gramEnd"/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9FCDA15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</w:p>
    <w:p w14:paraId="27431CD7" w14:textId="77777777" w:rsidR="003C06C0" w:rsidRDefault="003C06C0" w:rsidP="003C06C0">
      <w:pPr>
        <w:pStyle w:val="Heading2"/>
        <w:bidi/>
        <w:rPr>
          <w:rtl/>
        </w:rPr>
      </w:pPr>
      <w:r>
        <w:rPr>
          <w:rFonts w:hint="cs"/>
          <w:rtl/>
        </w:rPr>
        <w:t>שאלה 3</w:t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62B4E311" w14:textId="2FE36204" w:rsidR="00DA18C1" w:rsidRDefault="00DA18C1" w:rsidP="008D6F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193.15.</w:t>
            </w:r>
            <w:r w:rsidR="00B045A4">
              <w:t>0</w:t>
            </w:r>
            <w:r>
              <w:t>.0/</w:t>
            </w:r>
            <w:r w:rsidR="00B045A4">
              <w:t xml:space="preserve">19 </w:t>
            </w:r>
            <w:r w:rsidR="00803822">
              <w:t>(</w:t>
            </w:r>
            <w:r w:rsidR="00B045A4" w:rsidRPr="00B045A4">
              <w:t>8192</w:t>
            </w:r>
            <w:r w:rsidR="00EF6A86">
              <w:t>-2</w:t>
            </w:r>
            <w:r w:rsidR="00803822">
              <w:t xml:space="preserve"> address)</w:t>
            </w:r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9C2EB17" w:rsidR="00DA18C1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32</w:t>
            </w:r>
            <w:r>
              <w:t>.0/20 (4096</w:t>
            </w:r>
            <w:r w:rsidR="00EF6A86">
              <w:t>-2</w:t>
            </w:r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45C1C14C" w:rsidR="00DA18C1" w:rsidRDefault="00803822" w:rsidP="00D5766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48</w:t>
            </w:r>
            <w:r>
              <w:t>.0/21 (2048</w:t>
            </w:r>
            <w:r w:rsidR="00EF6A86">
              <w:t>-2</w:t>
            </w:r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1FFA2E0F" w:rsidR="00803822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</w:t>
            </w:r>
            <w:r w:rsidR="00B045A4">
              <w:t>56</w:t>
            </w:r>
            <w:r>
              <w:t>.0/</w:t>
            </w:r>
            <w:r w:rsidR="00B045A4">
              <w:t xml:space="preserve">21 </w:t>
            </w:r>
            <w:r>
              <w:t>(</w:t>
            </w:r>
            <w:r w:rsidR="00B045A4" w:rsidRPr="00B045A4">
              <w:t>2048</w:t>
            </w:r>
            <w:r w:rsidR="00EF6A86">
              <w:t>-2</w:t>
            </w:r>
            <w:r>
              <w:t xml:space="preserve"> address)</w:t>
            </w:r>
          </w:p>
          <w:p w14:paraId="66178BDE" w14:textId="5DBFA69E" w:rsidR="00B045A4" w:rsidRDefault="00B045A4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193.15.64.0/</w:t>
            </w:r>
            <w:del w:id="0" w:author="user" w:date="2017-01-08T12:30:00Z">
              <w:r w:rsidDel="00D5766D">
                <w:delText xml:space="preserve">18 </w:delText>
              </w:r>
            </w:del>
            <w:ins w:id="1" w:author="user" w:date="2017-01-08T12:30:00Z">
              <w:r w:rsidR="00D5766D">
                <w:t xml:space="preserve">21 </w:t>
              </w:r>
            </w:ins>
            <w:r>
              <w:t>(</w:t>
            </w:r>
            <w:ins w:id="2" w:author="user" w:date="2017-01-08T12:30:00Z">
              <w:r w:rsidR="00D5766D" w:rsidRPr="00B045A4">
                <w:t>2048</w:t>
              </w:r>
            </w:ins>
            <w:del w:id="3" w:author="user" w:date="2017-01-08T12:30:00Z">
              <w:r w:rsidRPr="00B045A4" w:rsidDel="00D5766D">
                <w:delText>16384</w:delText>
              </w:r>
            </w:del>
            <w:r>
              <w:t>-2 address)</w:t>
            </w:r>
          </w:p>
          <w:p w14:paraId="508D2E06" w14:textId="755B5066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del w:id="4" w:author="user" w:date="2017-01-08T12:30:00Z">
              <w:r w:rsidDel="00D5766D">
                <w:delText>193.15.80.0/17 (</w:delText>
              </w:r>
              <w:r w:rsidR="00474CBD" w:rsidRPr="00474CBD" w:rsidDel="00D5766D">
                <w:delText>32768</w:delText>
              </w:r>
              <w:r w:rsidDel="00D5766D">
                <w:delText>-2 address)</w:delText>
              </w:r>
            </w:del>
          </w:p>
        </w:tc>
      </w:tr>
    </w:tbl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</w:t>
      </w:r>
      <w:bookmarkStart w:id="5" w:name="_GoBack"/>
      <w:bookmarkEnd w:id="5"/>
      <w:r w:rsidR="00517710">
        <w:rPr>
          <w:rFonts w:hint="cs"/>
          <w:rtl/>
        </w:rPr>
        <w:t>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26515EB8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1AAB7DA1" w14:textId="3FFF5996" w:rsidR="00CE2B95" w:rsidRDefault="00CE2B95" w:rsidP="000340CE">
      <w:pPr>
        <w:bidi/>
        <w:rPr>
          <w:rtl/>
        </w:rPr>
      </w:pPr>
    </w:p>
    <w:p w14:paraId="421CB000" w14:textId="6198C80A" w:rsidR="00CE2B95" w:rsidRDefault="00CE2B95" w:rsidP="005E6CB7">
      <w:pPr>
        <w:bidi/>
        <w:rPr>
          <w:rtl/>
        </w:rPr>
      </w:pPr>
    </w:p>
    <w:p w14:paraId="3D3F11E2" w14:textId="379DD44F" w:rsidR="00CE2B95" w:rsidRDefault="00CE2B95" w:rsidP="005E6CB7">
      <w:pPr>
        <w:bidi/>
        <w:rPr>
          <w:rtl/>
        </w:rPr>
      </w:pPr>
    </w:p>
    <w:p w14:paraId="3CE69FEF" w14:textId="7692675E" w:rsidR="00CE2B95" w:rsidRDefault="00CE2B95" w:rsidP="005E6CB7">
      <w:pPr>
        <w:bidi/>
        <w:rPr>
          <w:rtl/>
        </w:rPr>
      </w:pPr>
    </w:p>
    <w:p w14:paraId="69946F4A" w14:textId="7E7E6AAE" w:rsidR="00CE2B95" w:rsidRDefault="00CE2B95" w:rsidP="005E6CB7">
      <w:pPr>
        <w:bidi/>
        <w:rPr>
          <w:rtl/>
        </w:rPr>
      </w:pPr>
    </w:p>
    <w:p w14:paraId="52CF9EA1" w14:textId="0205656D" w:rsidR="00CE2B95" w:rsidRDefault="00CE2B95" w:rsidP="005E6CB7">
      <w:pPr>
        <w:bidi/>
        <w:rPr>
          <w:rtl/>
        </w:rPr>
      </w:pPr>
    </w:p>
    <w:p w14:paraId="2410BF65" w14:textId="318B5365" w:rsidR="00CE2B95" w:rsidRDefault="00CE2B95" w:rsidP="005E6CB7">
      <w:pPr>
        <w:bidi/>
        <w:rPr>
          <w:rtl/>
        </w:rPr>
      </w:pPr>
    </w:p>
    <w:p w14:paraId="490B2208" w14:textId="4B256CAA" w:rsidR="00CE2B95" w:rsidRDefault="00CE2B95" w:rsidP="005E6CB7">
      <w:pPr>
        <w:bidi/>
        <w:rPr>
          <w:rtl/>
        </w:rPr>
      </w:pPr>
    </w:p>
    <w:p w14:paraId="75C694D7" w14:textId="5E48E933" w:rsidR="00CE2B95" w:rsidRDefault="00CE2B95" w:rsidP="005E6CB7">
      <w:pPr>
        <w:bidi/>
        <w:rPr>
          <w:rtl/>
        </w:rPr>
      </w:pPr>
    </w:p>
    <w:p w14:paraId="2E27355A" w14:textId="31367FC9" w:rsidR="00CE2B95" w:rsidRDefault="00CE2B95" w:rsidP="005E6CB7">
      <w:pPr>
        <w:bidi/>
        <w:rPr>
          <w:rtl/>
        </w:rPr>
      </w:pPr>
    </w:p>
    <w:p w14:paraId="12D0FD71" w14:textId="76978D19" w:rsidR="00CE2B95" w:rsidRDefault="00CE2B95" w:rsidP="005E6CB7">
      <w:pPr>
        <w:bidi/>
        <w:rPr>
          <w:rtl/>
        </w:rPr>
      </w:pPr>
    </w:p>
    <w:p w14:paraId="2F0CE900" w14:textId="1D5374A7" w:rsidR="00CE2B95" w:rsidRDefault="00CE2B95" w:rsidP="005E6CB7">
      <w:pPr>
        <w:bidi/>
        <w:rPr>
          <w:rtl/>
        </w:rPr>
      </w:pPr>
    </w:p>
    <w:p w14:paraId="25AEE15E" w14:textId="41089D8D" w:rsidR="00CE2B95" w:rsidRDefault="00CE2B95" w:rsidP="005E6CB7">
      <w:pPr>
        <w:bidi/>
        <w:rPr>
          <w:rtl/>
        </w:rPr>
      </w:pPr>
    </w:p>
    <w:p w14:paraId="0291123A" w14:textId="1274F30B" w:rsidR="00CE2B95" w:rsidRDefault="00CE2B95" w:rsidP="005E6CB7">
      <w:pPr>
        <w:bidi/>
        <w:rPr>
          <w:rtl/>
        </w:rPr>
      </w:pPr>
    </w:p>
    <w:p w14:paraId="2B9CBAC7" w14:textId="36B61D3D" w:rsidR="00CE2B95" w:rsidRDefault="00CE2B95" w:rsidP="005E6CB7">
      <w:pPr>
        <w:bidi/>
        <w:rPr>
          <w:rtl/>
        </w:rPr>
      </w:pPr>
    </w:p>
    <w:p w14:paraId="038C88CD" w14:textId="77777777" w:rsidR="00CE2B95" w:rsidRDefault="00CE2B95" w:rsidP="005E6CB7">
      <w:pPr>
        <w:bidi/>
        <w:rPr>
          <w:rtl/>
        </w:rPr>
      </w:pPr>
    </w:p>
    <w:p w14:paraId="2C4D8CE9" w14:textId="5332F256" w:rsidR="001C680D" w:rsidRDefault="000F6419" w:rsidP="00D5766D">
      <w:pPr>
        <w:pStyle w:val="Heading2"/>
        <w:bidi/>
        <w:rPr>
          <w:rtl/>
        </w:rPr>
      </w:pPr>
      <w:r>
        <w:rPr>
          <w:rFonts w:hint="cs"/>
          <w:rtl/>
        </w:rPr>
        <w:lastRenderedPageBreak/>
        <w:t>שאלה 5</w:t>
      </w:r>
    </w:p>
    <w:p w14:paraId="6487AE33" w14:textId="62BFE5A1" w:rsidR="002E20D2" w:rsidRPr="002E20D2" w:rsidRDefault="002E20D2" w:rsidP="00D5766D">
      <w:pPr>
        <w:bidi/>
        <w:rPr>
          <w:rtl/>
        </w:rPr>
      </w:pPr>
      <w:r>
        <w:rPr>
          <w:rFonts w:hint="cs"/>
          <w:rtl/>
        </w:rPr>
        <w:t xml:space="preserve">בחרנו פאקטת </w:t>
      </w:r>
      <w:r>
        <w:t>DHCP Request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הפאקטה ששולח הלקוח כדי לבקש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מהשרת.</w:t>
      </w:r>
    </w:p>
    <w:p w14:paraId="4FFA1DC5" w14:textId="6978BCC0" w:rsidR="00CE2B95" w:rsidRDefault="00CE2B95" w:rsidP="00D5766D">
      <w:pPr>
        <w:bidi/>
        <w:rPr>
          <w:rtl/>
        </w:rPr>
      </w:pPr>
      <w:r>
        <w:rPr>
          <w:noProof/>
          <w:rtl/>
        </w:rPr>
        <w:drawing>
          <wp:inline distT="0" distB="0" distL="0" distR="0" wp14:anchorId="14787F68" wp14:editId="3721661C">
            <wp:extent cx="5943600" cy="4896485"/>
            <wp:effectExtent l="0" t="0" r="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C99A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68F" w14:textId="50CFACE7" w:rsidR="00CE2B95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השדה </w:t>
      </w:r>
      <w:r>
        <w:t>Transaction ID</w:t>
      </w:r>
      <w:r>
        <w:rPr>
          <w:rFonts w:hint="cs"/>
          <w:rtl/>
        </w:rPr>
        <w:t xml:space="preserve"> שנועד לשייך את הבקשה עם התשובה בין השרת ללקוח, אמור להיות ייחודי והוא אכן נראה אקראי. באמת בפאקטת </w:t>
      </w:r>
      <w:r>
        <w:t>ACK</w:t>
      </w:r>
      <w:r>
        <w:rPr>
          <w:rFonts w:hint="cs"/>
          <w:rtl/>
        </w:rPr>
        <w:t xml:space="preserve"> שהשרת שולח השדה הזה זהה.</w:t>
      </w:r>
    </w:p>
    <w:p w14:paraId="4A28EAB1" w14:textId="00B504BA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השדה </w:t>
      </w:r>
      <w:r>
        <w:t>Requested IP Address</w:t>
      </w:r>
      <w:r>
        <w:rPr>
          <w:rFonts w:hint="cs"/>
          <w:rtl/>
        </w:rPr>
        <w:t xml:space="preserve"> אמור להכיל את ה-</w:t>
      </w:r>
      <w:r>
        <w:rPr>
          <w:rFonts w:hint="cs"/>
        </w:rPr>
        <w:t>IP</w:t>
      </w:r>
      <w:r>
        <w:rPr>
          <w:rFonts w:hint="cs"/>
          <w:rtl/>
        </w:rPr>
        <w:t xml:space="preserve"> שהלקוח מבקש מהשרת. זאת כתובת שהשרת הציע (בהודעת </w:t>
      </w:r>
      <w:r>
        <w:t>DHCP Offer</w:t>
      </w:r>
      <w:r>
        <w:rPr>
          <w:rFonts w:hint="cs"/>
          <w:rtl/>
        </w:rPr>
        <w:t>) והיא באמת שייכת לרשת שאלי</w:t>
      </w:r>
      <w:r w:rsidR="000340CE">
        <w:rPr>
          <w:rFonts w:hint="cs"/>
          <w:rtl/>
        </w:rPr>
        <w:t>ה</w:t>
      </w:r>
      <w:r>
        <w:rPr>
          <w:rFonts w:hint="cs"/>
          <w:rtl/>
        </w:rPr>
        <w:t xml:space="preserve"> התחברנו.</w:t>
      </w:r>
    </w:p>
    <w:p w14:paraId="1FA8EDC7" w14:textId="18700E44" w:rsidR="002E20D2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בעזרת </w:t>
      </w:r>
      <w:r>
        <w:t>Wireshark</w:t>
      </w:r>
      <w:r>
        <w:rPr>
          <w:rFonts w:hint="cs"/>
          <w:rtl/>
        </w:rPr>
        <w:t xml:space="preserve"> אפשר לראות את השכבות הנמוכות יותר (אפשר לעשות את זה ידנית גם ע"י מעבר ידני של המידע). זה תואם את מה שלמדנו.</w:t>
      </w:r>
    </w:p>
    <w:p w14:paraId="4A83CDCF" w14:textId="11B1B02F" w:rsidR="002E20D2" w:rsidRDefault="002E20D2" w:rsidP="00D5766D">
      <w:pPr>
        <w:pStyle w:val="ListParagraph"/>
        <w:bidi/>
        <w:rPr>
          <w:rtl/>
        </w:rPr>
      </w:pPr>
      <w:r>
        <w:rPr>
          <w:rFonts w:hint="cs"/>
        </w:rPr>
        <w:t>DHCP</w:t>
      </w:r>
      <w:r>
        <w:rPr>
          <w:rFonts w:hint="cs"/>
          <w:rtl/>
        </w:rPr>
        <w:t xml:space="preserve"> הוא פרוטו</w:t>
      </w:r>
      <w:r w:rsidR="000340CE">
        <w:rPr>
          <w:rFonts w:hint="cs"/>
          <w:rtl/>
        </w:rPr>
        <w:t>קול</w:t>
      </w:r>
      <w:r>
        <w:rPr>
          <w:rFonts w:hint="cs"/>
          <w:rtl/>
        </w:rPr>
        <w:t xml:space="preserve"> בשכבת האפליקציה. </w:t>
      </w:r>
      <w:r>
        <w:t>UDP</w:t>
      </w:r>
      <w:r>
        <w:rPr>
          <w:rFonts w:hint="cs"/>
          <w:rtl/>
        </w:rPr>
        <w:t xml:space="preserve"> הוא פרוטוקול בשכבת ה- </w:t>
      </w:r>
      <w:r>
        <w:rPr>
          <w:rFonts w:hint="cs"/>
        </w:rPr>
        <w:t>T</w:t>
      </w:r>
      <w:r>
        <w:t>ransport</w:t>
      </w:r>
      <w:r>
        <w:rPr>
          <w:rFonts w:hint="cs"/>
          <w:rtl/>
        </w:rPr>
        <w:t xml:space="preserve">. </w:t>
      </w:r>
      <w:r>
        <w:t>IP</w:t>
      </w:r>
      <w:r>
        <w:rPr>
          <w:rFonts w:hint="cs"/>
          <w:rtl/>
        </w:rPr>
        <w:t xml:space="preserve"> הוא בשכבת ה- </w:t>
      </w:r>
      <w:r>
        <w:t>Network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 הוא בשכבת ה- </w:t>
      </w:r>
      <w:r>
        <w:t>Link</w:t>
      </w:r>
      <w:r>
        <w:rPr>
          <w:rFonts w:hint="cs"/>
          <w:rtl/>
        </w:rPr>
        <w:t>.</w:t>
      </w:r>
    </w:p>
    <w:p w14:paraId="1DE00ABE" w14:textId="3ED9FF38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 למרות שעדיין ללקוח אין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אפשר לראות שאנחנו עדיין מסתמכים על הפרוטוקול כאשר אנחנו משתמשים בכתוב</w:t>
      </w:r>
      <w:r w:rsidR="000340CE">
        <w:rPr>
          <w:rFonts w:hint="cs"/>
          <w:rtl/>
        </w:rPr>
        <w:t>ו</w:t>
      </w:r>
      <w:r>
        <w:rPr>
          <w:rFonts w:hint="cs"/>
          <w:rtl/>
        </w:rPr>
        <w:t xml:space="preserve">ת </w:t>
      </w:r>
      <w:r>
        <w:t>Broadcast</w:t>
      </w:r>
      <w:r>
        <w:rPr>
          <w:rFonts w:hint="cs"/>
          <w:rtl/>
        </w:rPr>
        <w:t xml:space="preserve"> כדי </w:t>
      </w:r>
      <w:r w:rsidR="000340CE">
        <w:rPr>
          <w:rFonts w:hint="cs"/>
          <w:rtl/>
        </w:rPr>
        <w:t>להגיע</w:t>
      </w:r>
      <w:r>
        <w:rPr>
          <w:rFonts w:hint="cs"/>
          <w:rtl/>
        </w:rPr>
        <w:t xml:space="preserve"> לשרת </w:t>
      </w:r>
      <w:r>
        <w:t>DHCP</w:t>
      </w:r>
      <w:r>
        <w:rPr>
          <w:rFonts w:hint="cs"/>
          <w:rtl/>
        </w:rPr>
        <w:t>.</w:t>
      </w:r>
    </w:p>
    <w:p w14:paraId="5F2E3AF3" w14:textId="0B987690" w:rsidR="00CE2B95" w:rsidRDefault="00CE2B95" w:rsidP="005E6CB7">
      <w:pPr>
        <w:bidi/>
      </w:pPr>
    </w:p>
    <w:p w14:paraId="4A89F18D" w14:textId="1F5A32A3" w:rsidR="00D5766D" w:rsidRDefault="00D5766D">
      <w:pPr>
        <w:rPr>
          <w:rtl/>
        </w:rPr>
      </w:pPr>
      <w:r>
        <w:rPr>
          <w:rtl/>
        </w:rPr>
        <w:br w:type="page"/>
      </w:r>
    </w:p>
    <w:p w14:paraId="6255685C" w14:textId="66D7C421" w:rsidR="00CE2B95" w:rsidRPr="000F6419" w:rsidRDefault="00FB5A57" w:rsidP="00D5766D">
      <w:pPr>
        <w:pStyle w:val="Heading2"/>
        <w:bidi/>
        <w:rPr>
          <w:rFonts w:hint="cs"/>
          <w:rtl/>
        </w:rPr>
      </w:pPr>
      <w:r>
        <w:rPr>
          <w:rFonts w:hint="cs"/>
          <w:rtl/>
        </w:rPr>
        <w:lastRenderedPageBreak/>
        <w:t>בונוס</w:t>
      </w:r>
    </w:p>
    <w:sectPr w:rsidR="00CE2B95" w:rsidRPr="000F6419" w:rsidSect="00AC1D1A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0AEF0" w14:textId="77777777" w:rsidR="00D170ED" w:rsidRDefault="00D170ED" w:rsidP="00AC1D1A">
      <w:pPr>
        <w:spacing w:after="0" w:line="240" w:lineRule="auto"/>
      </w:pPr>
      <w:r>
        <w:separator/>
      </w:r>
    </w:p>
  </w:endnote>
  <w:endnote w:type="continuationSeparator" w:id="0">
    <w:p w14:paraId="4B101443" w14:textId="77777777" w:rsidR="00D170ED" w:rsidRDefault="00D170ED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487834" w14:textId="77777777" w:rsidR="00D170ED" w:rsidRDefault="00D170ED" w:rsidP="00AC1D1A">
      <w:pPr>
        <w:spacing w:after="0" w:line="240" w:lineRule="auto"/>
      </w:pPr>
      <w:r>
        <w:separator/>
      </w:r>
    </w:p>
  </w:footnote>
  <w:footnote w:type="continuationSeparator" w:id="0">
    <w:p w14:paraId="079904FA" w14:textId="77777777" w:rsidR="00D170ED" w:rsidRDefault="00D170ED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810"/>
    <w:multiLevelType w:val="hybridMultilevel"/>
    <w:tmpl w:val="74929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340CE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82A"/>
    <w:rsid w:val="002E20D2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5E6CB7"/>
    <w:rsid w:val="00601A37"/>
    <w:rsid w:val="006618B6"/>
    <w:rsid w:val="006D3473"/>
    <w:rsid w:val="007137CB"/>
    <w:rsid w:val="00803822"/>
    <w:rsid w:val="00824B2B"/>
    <w:rsid w:val="00825C29"/>
    <w:rsid w:val="00843CB7"/>
    <w:rsid w:val="00843E1B"/>
    <w:rsid w:val="008D6F02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AC684E"/>
    <w:rsid w:val="00B00F31"/>
    <w:rsid w:val="00B045A4"/>
    <w:rsid w:val="00BA5F40"/>
    <w:rsid w:val="00BB6E96"/>
    <w:rsid w:val="00BD6F0F"/>
    <w:rsid w:val="00BE30ED"/>
    <w:rsid w:val="00C15900"/>
    <w:rsid w:val="00C36EBB"/>
    <w:rsid w:val="00CE2B95"/>
    <w:rsid w:val="00D13A52"/>
    <w:rsid w:val="00D170ED"/>
    <w:rsid w:val="00D279D3"/>
    <w:rsid w:val="00D53589"/>
    <w:rsid w:val="00D5766D"/>
    <w:rsid w:val="00D80738"/>
    <w:rsid w:val="00D964D0"/>
    <w:rsid w:val="00DA18C1"/>
    <w:rsid w:val="00DB3AB2"/>
    <w:rsid w:val="00E2456F"/>
    <w:rsid w:val="00E33C33"/>
    <w:rsid w:val="00EC10F6"/>
    <w:rsid w:val="00EC5AE7"/>
    <w:rsid w:val="00EE3E4F"/>
    <w:rsid w:val="00EF6A86"/>
    <w:rsid w:val="00F472DB"/>
    <w:rsid w:val="00F520DF"/>
    <w:rsid w:val="00F629E7"/>
    <w:rsid w:val="00FB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2017-01-05T17:56:00Z</dcterms:created>
  <dcterms:modified xsi:type="dcterms:W3CDTF">2017-01-08T10:48:00Z</dcterms:modified>
</cp:coreProperties>
</file>