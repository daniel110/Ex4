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89" behindDoc="0" locked="0" layoutInCell="1" allowOverlap="1" wp14:anchorId="3623801E" wp14:editId="0AF6BE97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78828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20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4" behindDoc="0" locked="0" layoutInCell="1" allowOverlap="1" wp14:anchorId="36FA6978" wp14:editId="3FACE66D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C4FBBD" id="_x0000_s1027" type="#_x0000_t202" style="position:absolute;left:0;text-align:left;margin-left:-9pt;margin-top:25.75pt;width:21.75pt;height:22.5pt;z-index:25165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OuIQIAACIEAAAOAAAAZHJzL2Uyb0RvYy54bWysU9tuGyEQfa/Uf0C812tv7cRZGUepU1eV&#10;0ouU9ANYlvWiAkMBe9f9+g6s41j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0C886" wp14:editId="09E9B039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2" o:spid="_x0000_s1028" style="position:absolute;left:0;text-align:left;margin-left:9.75pt;margin-top:12.25pt;width:40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F1EeAIAAEg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A31A1" wp14:editId="38EECCCC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3" o:spid="_x0000_s1029" style="position:absolute;left:0;text-align:left;margin-left:65.25pt;margin-top:13pt;width:40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s/eAIAAEg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4" behindDoc="0" locked="0" layoutInCell="1" allowOverlap="1" wp14:anchorId="3C3389BF" wp14:editId="203843D9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F83920" id="_x0000_s1030" type="#_x0000_t202" style="position:absolute;left:0;text-align:left;margin-left:103.5pt;margin-top:9.25pt;width:21.75pt;height:22.5pt;z-index:251651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BPKIQIAACI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8F9F0B" wp14:editId="05D54037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F36951B" id="Straight Connector 1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D41F0" wp14:editId="54A78AB9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1B68734" id="Straight Connector 15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1C2AF" wp14:editId="1F16877F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82558C" id="Straight Connector 11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8D766" wp14:editId="714C29BC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id="Oval 1" o:spid="_x0000_s1031" style="position:absolute;left:0;text-align:left;margin-left:-32.25pt;margin-top:22.75pt;width:40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A0EA8" wp14:editId="5B40F229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4" o:spid="_x0000_s1032" style="position:absolute;left:0;text-align:left;margin-left:105pt;margin-top:8.3pt;width:40.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tGeQIAAEgFAAAOAAAAZHJzL2Uyb0RvYy54bWysVF9P2zAQf5+072D5faQpK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5C6AA8">
        <w:t>i</w:t>
      </w:r>
      <w:proofErr w:type="spellEnd"/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39" behindDoc="0" locked="0" layoutInCell="1" allowOverlap="1" wp14:anchorId="6596F266" wp14:editId="6ADE1549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9EBD74" id="_x0000_s1033" type="#_x0000_t202" style="position:absolute;left:0;text-align:left;margin-left:-30pt;margin-top:12.75pt;width:21.75pt;height:22.5pt;z-index:2516541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64E37060" wp14:editId="045B1195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34" type="#_x0000_t202" style="position:absolute;left:0;text-align:left;margin-left:119.25pt;margin-top:14.25pt;width:33.75pt;height:22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6iIgIAACM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E3A86" wp14:editId="00D805C5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4C726AC" id="Straight Connector 17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1F6EF" wp14:editId="1B4B1AA6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E84831" id="Straight Connector 1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A2002" wp14:editId="55BAAE10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90F6E3E" id="Oval 5" o:spid="_x0000_s1035" style="position:absolute;margin-left:-32.25pt;margin-top:7.6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B484A2" wp14:editId="29513F7A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B087F0A" id="Oval 8" o:spid="_x0000_s1036" style="position:absolute;margin-left:99.75pt;margin-top:8.35pt;width:40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CF247" wp14:editId="7EE76827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210D317" id="Oval 6" o:spid="_x0000_s1037" style="position:absolute;margin-left:12.75pt;margin-top:42.8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YceQIAAEk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4" behindDoc="0" locked="0" layoutInCell="1" allowOverlap="1" wp14:anchorId="0E93A29F" wp14:editId="50D26A61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DCC304" id="_x0000_s1038" type="#_x0000_t202" style="position:absolute;left:0;text-align:left;margin-left:-12pt;margin-top:15.85pt;width:21.75pt;height:22.5pt;z-index:2516551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347E30E" wp14:editId="67DE656D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50E96C" id="_x0000_s1039" type="#_x0000_t202" style="position:absolute;left:0;text-align:left;margin-left:100.5pt;margin-top:13.6pt;width:21.75pt;height:22.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jqIgIAACM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60287" wp14:editId="67FBDF8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B0995A2" id="Oval 7" o:spid="_x0000_s1040" style="position:absolute;left:0;text-align:left;margin-left:68.25pt;margin-top:20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1vQeQIAAEk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BAA910" wp14:editId="47F4AA0C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27C55E" id="Straight Connector 16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2C6308" wp14:editId="11DFE720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E410BE9" id="Straight Connector 13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89" behindDoc="0" locked="0" layoutInCell="1" allowOverlap="1" wp14:anchorId="55B27976" wp14:editId="3AEA7E9B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83A874" id="_x0000_s1041" type="#_x0000_t202" style="position:absolute;left:0;text-align:left;margin-left:51pt;margin-top:12.85pt;width:21.75pt;height:22.5pt;z-index:2516561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07D8E0" wp14:editId="3517D7AD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FEEB02F" id="Straight Connector 14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r>
        <w:t>ii</w:t>
      </w:r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77777777" w:rsidR="00BA5F40" w:rsidRDefault="00BA5F40" w:rsidP="00F629E7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=&gt;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שניה. =&gt; בזמן </w:t>
      </w:r>
      <w:r>
        <w:t>t=2.5</w:t>
      </w:r>
      <w:r>
        <w:rPr>
          <w:rFonts w:hint="cs"/>
          <w:rtl/>
        </w:rPr>
        <w:t xml:space="preserve"> הצמתים יקבלו את כל המידע </w:t>
      </w:r>
    </w:p>
    <w:p w14:paraId="71FB2209" w14:textId="77777777" w:rsidR="00BA5F40" w:rsidRDefault="00BA5F40" w:rsidP="00BA5F40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Pr="00BA5F40">
        <w:rPr>
          <w:rFonts w:hint="cs"/>
          <w:u w:val="single"/>
        </w:rPr>
        <w:t>ED</w:t>
      </w:r>
      <w:r w:rsidRPr="00BA5F40">
        <w:rPr>
          <w:rFonts w:hint="cs"/>
          <w:u w:val="single"/>
          <w:rtl/>
        </w:rPr>
        <w:t>.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77777777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שלהן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39" behindDoc="0" locked="0" layoutInCell="1" allowOverlap="1" wp14:anchorId="6EB9DA91" wp14:editId="6B02DAE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35228" id="_x0000_s1042" type="#_x0000_t202" style="position:absolute;left:0;text-align:left;margin-left:163.5pt;margin-top:48.55pt;width:21.75pt;height:22.5pt;z-index:2516500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DWBqZg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7946485" wp14:editId="42E140B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35228" id="_x0000_s1043" type="#_x0000_t202" style="position:absolute;left:0;text-align:left;margin-left:123pt;margin-top:157.2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+2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9TT7Y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567CBD17" wp14:editId="0A6F0AED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C72CF6" id="_x0000_s1044" type="#_x0000_t202" style="position:absolute;left:0;text-align:left;margin-left:158.25pt;margin-top:100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rjS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P640i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6102EB54" wp14:editId="480AEF6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886248" id="_x0000_s1045" type="#_x0000_t202" style="position:absolute;left:0;text-align:left;margin-left:84.75pt;margin-top:56.75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668FF060" wp14:editId="3B059387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2B89B4" id="_x0000_s1046" type="#_x0000_t202" style="position:absolute;left:0;text-align:left;margin-left:39pt;margin-top:157.25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hTeIQ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5FF97729" wp14:editId="005D46ED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0D26E3" id="_x0000_s1047" type="#_x0000_t202" style="position:absolute;left:0;text-align:left;margin-left:12pt;margin-top:101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" stroked="f">
                <v:textbox>
                  <w:txbxContent>
                    <w:p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15769C36" wp14:editId="02537A3F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3146DE" id="_x0000_s1048" type="#_x0000_t202" style="position:absolute;left:0;text-align:left;margin-left:63.75pt;margin-top:96.6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6zxpX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7856E53" wp14:editId="34E6555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7AA316" id="_x0000_s1049" type="#_x0000_t202" style="position:absolute;left:0;text-align:left;margin-left:94.5pt;margin-top:101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OKFP60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645F25" wp14:editId="3CA2C9EF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128F1A" id="Oval 192" o:spid="_x0000_s1050" style="position:absolute;left:0;text-align:left;margin-left:191.25pt;margin-top:44.85pt;width:40.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Tp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DknsTp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29B834" wp14:editId="778C8FAF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41C0D44" id="Straight Connector 200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AnUgSh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7122E2" wp14:editId="1D54311D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DD8D416" id="Straight Connector 19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/5N0/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CE66C" wp14:editId="3850A29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763E85" id="Straight Connector 19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7B31A9" wp14:editId="792CE4F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4DB6C7D" id="Straight Connector 19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584632" wp14:editId="3789D930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54FDE4" id="Straight Connector 19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WqS73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5DC4EE" wp14:editId="2E58A4AC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A8D9CF1" id="Straight Connector 196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B21588" wp14:editId="5FF0BAFA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9A272C" id="Oval 28" o:spid="_x0000_s1051" style="position:absolute;left:0;text-align:left;margin-left:116.25pt;margin-top:59.2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DseQIAAEs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41E7FB" wp14:editId="486D55E2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ED1191E" id="Straight Connector 19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4A6CE" wp14:editId="6CFFEF4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B00222" id="Straight Connector 195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8C14DF" wp14:editId="660975F8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7B9576A" id="Oval 30" o:spid="_x0000_s1052" style="position:absolute;left:0;text-align:left;margin-left:69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0DegIAAEs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toM4kv4AAADhAQAAEwAAAAAA&#10;AAAAAAAAAAAAAAAAW0NvbnRlbnRfVHlwZXNdLnhtbFBLAQItABQABgAIAAAAIQA4/SH/1gAAAJQB&#10;AAALAAAAAAAAAAAAAAAAAC8BAABfcmVscy8ucmVsc1BLAQItABQABgAIAAAAIQDmvl0DegIAAEsF&#10;AAAOAAAAAAAAAAAAAAAAAC4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F8576" wp14:editId="4CAFB597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9F3639B" id="Oval 31" o:spid="_x0000_s1053" style="position:absolute;left:0;text-align:left;margin-left:156pt;margin-top:141.6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PQegIAAEs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Ve/T0HoCAABL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D644C4" wp14:editId="3618BDB0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F0D8EE" id="Oval 27" o:spid="_x0000_s1054" style="position:absolute;left:0;text-align:left;margin-left:33.75pt;margin-top:58.45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C2gziS/gAAAOEBAAATAAAAAAAA&#10;AAAAAAAAAAAAAABbQ29udGVudF9UeXBlc10ueG1sUEsBAi0AFAAGAAgAAAAhADj9If/WAAAAlAEA&#10;AAsAAAAAAAAAAAAAAAAALwEAAF9yZWxzLy5yZWxzUEsBAi0AFAAGAAgAAAAhADiyTlF6AgAASwUA&#10;AA4AAAAAAAAAAAAAAAAALg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31E266" wp14:editId="0AC75E9D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DC4D2FD" id="Oval 29" o:spid="_x0000_s1055" style="position:absolute;left:0;text-align:left;margin-left:-6.75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FdeQIAAEs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toM4kv4AAADhAQAAEwAAAAAA&#10;AAAAAAAAAAAAAAAAW0NvbnRlbnRfVHlwZXNdLnhtbFBLAQItABQABgAIAAAAIQA4/SH/1gAAAJQB&#10;AAALAAAAAAAAAAAAAAAAAC8BAABfcmVscy8ucmVsc1BLAQItABQABgAIAAAAIQAa7MFdeQIAAEsF&#10;AAAOAAAAAAAAAAAAAAAAAC4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D8574BE" wp14:editId="23DC7059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1F05CE" id="_x0000_s1056" type="#_x0000_t202" style="position:absolute;left:0;text-align:left;margin-left:163.5pt;margin-top:48.55pt;width:21.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toM4kv4AAADhAQAAEwAAAAAAAAAAAAAAAAAAAAAAW0NvbnRlbnRfVHlwZXNdLnhtbFBL&#10;AQItABQABgAIAAAAIQA4/SH/1gAAAJQBAAALAAAAAAAAAAAAAAAAAC8BAABfcmVscy8ucmVsc1BL&#10;AQItABQABgAIAAAAIQA28hmPIQIAACQEAAAOAAAAAAAAAAAAAAAAAC4CAABkcnMvZTJvRG9jLnht&#10;bFBLAQItABQABgAIAAAAIQDsjKHV3wAAAAoBAAAPAAAAAAAAAAAAAAAAAHs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ACEB935" wp14:editId="47A40CE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EF2B5B" id="_x0000_s1057" type="#_x0000_t202" style="position:absolute;left:0;text-align:left;margin-left:123pt;margin-top:157.2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wg/6E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8FF446" wp14:editId="5C9B1305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6B9587" id="_x0000_s1058" type="#_x0000_t202" style="position:absolute;left:0;text-align:left;margin-left:158.25pt;margin-top:100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TSIgIAACQEAAAOAAAAZHJzL2Uyb0RvYy54bWysU9tuGyEQfa/Uf0C812tv7cRZGUepU1eV&#10;0ouU9ANYlvWiAkMBe9f9+gys41r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CV9TS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358EBE" wp14:editId="55B1E664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D4A311" id="_x0000_s1059" type="#_x0000_t202" style="position:absolute;left:0;text-align:left;margin-left:84.75pt;margin-top:56.75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E05C3A" wp14:editId="4E3EE500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CA0E81" id="_x0000_s1060" type="#_x0000_t202" style="position:absolute;left:0;text-align:left;margin-left:39pt;margin-top:157.25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I0JA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" stroked="f">
                <v:textbox>
                  <w:txbxContent>
                    <w:p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DE41939" wp14:editId="12A892F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D78350" id="_x0000_s1061" type="#_x0000_t202" style="position:absolute;left:0;text-align:left;margin-left:12pt;margin-top:101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Qa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Aka2Q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81A35B0" wp14:editId="508A90B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F6F0DF" id="_x0000_s1062" type="#_x0000_t202" style="position:absolute;left:0;text-align:left;margin-left:63.75pt;margin-top:96.6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9p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Kn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Z8nJ9Vr6A+ol4OhrHFb4aHFtxfSjoc2ZL6P3vmBCXqq0HN&#10;bybTaZzxZExnixwNd+2prj3McIQqaaBkOG5C+hdDZXfYm0Ym3WITByYnzjiKSc7Tt4mzfm2nqJfP&#10;vX4G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KhxPaS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7E3D6BC" wp14:editId="2AB1D273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EDF3012" wp14:editId="0344101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B9E850" id="_x0000_s1063" type="#_x0000_t202" style="position:absolute;left:0;text-align:left;margin-left:94.5pt;margin-top:101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VTIw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M7JdVM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29E50C" wp14:editId="1344DB0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CB4604" id="Oval 219" o:spid="_x0000_s1064" style="position:absolute;left:0;text-align:left;margin-left:191.25pt;margin-top:44.85pt;width:40.5pt;height:2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kDvVkH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93419B" wp14:editId="5348BBA3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151B16" id="Straight Connector 220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Dbx0y0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533E5F" wp14:editId="1C8C9A68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AF467" id="Straight Connector 221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C3DBA" wp14:editId="45A90061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1A3C05" id="Straight Connector 22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807415" wp14:editId="7DF24A94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A5553EF" id="Straight Connector 22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2Za6s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2400D5" wp14:editId="2740C8F7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1B26EC" id="Straight Connector 224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LaDOJL+AAAA4QEAABMAAAAAAAAA&#10;AAAAAAAAAAAAAFtDb250ZW50X1R5cGVzXS54bWxQSwECLQAUAAYACAAAACEAOP0h/9YAAACUAQAA&#10;CwAAAAAAAAAAAAAAAAAvAQAAX3JlbHMvLnJlbHNQSwECLQAUAAYACAAAACEA+pvPT84BAADmAwAA&#10;DgAAAAAAAAAAAAAAAAAu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6A808C" wp14:editId="3FD26C60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6C7CCF" id="Straight Connector 22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oo7Q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947FE9" wp14:editId="09FBC9B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CC1F27C" id="Oval 226" o:spid="_x0000_s1065" style="position:absolute;left:0;text-align:left;margin-left:116.25pt;margin-top:59.2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B4TCn5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772510" wp14:editId="44D5A2A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87E8482" id="Straight Connector 22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L7JF5n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CD4086" wp14:editId="27313171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85FEDF3" id="Straight Connector 228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4290F2" wp14:editId="05BF660A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AAE226E" id="Oval 229" o:spid="_x0000_s1066" style="position:absolute;left:0;text-align:left;margin-left:69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Zt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LSomb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BA441C" wp14:editId="76D39BA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7C6A24" id="Oval 230" o:spid="_x0000_s1067" style="position:absolute;left:0;text-align:left;margin-left:156pt;margin-top:141.6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RwPeg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L/EcD3oCAABN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07E37C" wp14:editId="5CAEE95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9D118C4" id="Oval 231" o:spid="_x0000_s1068" style="position:absolute;left:0;text-align:left;margin-left:33.75pt;margin-top:58.45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/lew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DWDY/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3A4130" wp14:editId="7EE3AA12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799FD5E" id="Oval 232" o:spid="_x0000_s1069" style="position:absolute;left:0;text-align:left;margin-left:-6.75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hbfAIAAE0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F007A5C" wp14:editId="5063052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F0938" id="_x0000_s1070" type="#_x0000_t202" style="position:absolute;left:0;text-align:left;margin-left:163.5pt;margin-top:48.55pt;width:21.75pt;height:22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v3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F0gm/c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1C941AC" wp14:editId="20E9262C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53F64" id="_x0000_s1071" type="#_x0000_t202" style="position:absolute;left:0;text-align:left;margin-left:158.25pt;margin-top:100.2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HN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fWhzS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B6A32CA" wp14:editId="242B40D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31AF4" id="_x0000_s1072" type="#_x0000_t202" style="position:absolute;left:0;text-align:left;margin-left:84.75pt;margin-top:56.75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KZO69Q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62EFDD" wp14:editId="3098CBE0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7EAE3" id="_x0000_s1073" type="#_x0000_t202" style="position:absolute;left:0;text-align:left;margin-left:12pt;margin-top:101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CsLHD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0D21B00" wp14:editId="4762CBE8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3B9B8B" id="_x0000_s1074" type="#_x0000_t202" style="position:absolute;left:0;text-align:left;margin-left:63.75pt;margin-top:96.6pt;width:21.75pt;height:22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7IYIwIAACQ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/C+yGC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4355554" wp14:editId="7D174D61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23744" id="_x0000_s1075" type="#_x0000_t202" style="position:absolute;left:0;text-align:left;margin-left:94.5pt;margin-top:101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Q2JAIAACQ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008897" wp14:editId="6984B031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83F68A" id="Oval 244" o:spid="_x0000_s1076" style="position:absolute;left:0;text-align:left;margin-left:191.25pt;margin-top:44.85pt;width:40.5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GMewIAAE0FAAAOAAAAZHJzL2Uyb0RvYy54bWysVF9P2zAQf5+072D5faQp6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C3GoGM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682F82" wp14:editId="11F3415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6EA777" id="Straight Connector 245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1E08B6" wp14:editId="6740F5BF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E4F70C" id="Straight Connector 246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aakG7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20931A" wp14:editId="76B829CE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F19671" id="Straight Connector 24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8AA1E" wp14:editId="3D12F22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38E5855" id="Straight Connector 248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lxqWN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DF9C6E" wp14:editId="0F80E388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70B1D4" id="Straight Connector 24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8myNZ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A59B64" wp14:editId="1247340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6F4F80B" id="Straight Connector 250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y77A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A2DAB0" wp14:editId="12AC60FD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C2587A" id="Oval 251" o:spid="_x0000_s1077" style="position:absolute;left:0;text-align:left;margin-left:116.25pt;margin-top:59.2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QgegIAAE0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toM4kv4AAADhAQAAEwAAAAAA&#10;AAAAAAAAAAAAAAAAW0NvbnRlbnRfVHlwZXNdLnhtbFBLAQItABQABgAIAAAAIQA4/SH/1gAAAJQB&#10;AAALAAAAAAAAAAAAAAAAAC8BAABfcmVscy8ucmVsc1BLAQItABQABgAIAAAAIQCpQUQgegIAAE0F&#10;AAAOAAAAAAAAAAAAAAAAAC4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119596" wp14:editId="0FA48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A365BB8" id="Straight Connector 252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CWwFGX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D6B15D" wp14:editId="085F17E7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A81FD4" id="Straight Connector 253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4t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Rary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J5tji3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24A799" wp14:editId="703E78A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0AC5D" id="Oval 254" o:spid="_x0000_s1078" style="position:absolute;left:0;text-align:left;margin-left:69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05ew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m8CtO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A7002D" wp14:editId="4CBE74AC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9E5613" id="Oval 255" o:spid="_x0000_s1079" style="position:absolute;left:0;text-align:left;margin-left:156pt;margin-top:141.6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98TfQ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EB869" wp14:editId="1B456A64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A8E245" id="Oval 256" o:spid="_x0000_s1080" style="position:absolute;left:0;text-align:left;margin-left:33.75pt;margin-top:58.45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s3fAIAAE0FAAAOAAAAZHJzL2Uyb0RvYy54bWysVF9P2zAQf5+072D5faQpD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0F346D" wp14:editId="4F5B18FB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608144" id="Oval 257" o:spid="_x0000_s1081" style="position:absolute;left:0;text-align:left;margin-left:-6.75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4DA37C9" wp14:editId="729B1BB8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C9F34" id="_x0000_s1082" type="#_x0000_t202" style="position:absolute;left:0;text-align:left;margin-left:123pt;margin-top:17.6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3834BDE" wp14:editId="1F025E64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87B1A" id="_x0000_s1083" type="#_x0000_t202" style="position:absolute;left:0;text-align:left;margin-left:42pt;margin-top:19.15pt;width:21.75pt;height:20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8EBD488" wp14:editId="4A4533B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F0938" id="_x0000_s1084" type="#_x0000_t202" style="position:absolute;left:0;text-align:left;margin-left:163.5pt;margin-top:48.55pt;width:21.75pt;height:22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BBN64U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BDD7979" wp14:editId="5A8A052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C9F34" id="_x0000_s1085" type="#_x0000_t202" style="position:absolute;left:0;text-align:left;margin-left:123pt;margin-top:157.2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BF5709A" wp14:editId="11EDBB4F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53F64" id="_x0000_s1086" type="#_x0000_t202" style="position:absolute;left:0;text-align:left;margin-left:158.25pt;margin-top:100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fO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x2mfO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83786CF" wp14:editId="353BAD7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31AF4" id="_x0000_s1087" type="#_x0000_t202" style="position:absolute;left:0;text-align:left;margin-left:84.75pt;margin-top:56.75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CK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BrE4Io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D7B324E" wp14:editId="0A45C663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87B1A" id="_x0000_s1088" type="#_x0000_t202" style="position:absolute;left:0;text-align:left;margin-left:39pt;margin-top:157.25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LaDOJL+AAAA4QEAABMAAAAAAAAAAAAAAAAAAAAAAFtDb250ZW50X1R5cGVzXS54bWxQ&#10;SwECLQAUAAYACAAAACEAOP0h/9YAAACUAQAACwAAAAAAAAAAAAAAAAAvAQAAX3JlbHMvLnJlbHNQ&#10;SwECLQAUAAYACAAAACEABX+qkyICAAAkBAAADgAAAAAAAAAAAAAAAAAuAgAAZHJzL2Uyb0RvYy54&#10;bWxQSwECLQAUAAYACAAAACEABhncL98AAAAK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1D87498" wp14:editId="57FDC0A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7EAE3" id="_x0000_s1089" type="#_x0000_t202" style="position:absolute;left:0;text-align:left;margin-left:12pt;margin-top:101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4D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6l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bMP55Vr6A+ol4OhrHFb4aHFtxfSjoc2ZL6P3vmBCXqq0HN&#10;bybTaZzxZExnixwNd+2prj3McIQqaaBkOG5C+hdDZXfYm0Ym3WITByYnzjiKSc7Tt4mzfm2nqJfP&#10;vX4G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DM+e4D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CD409C0" wp14:editId="2D86F11A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3B9B8B" id="_x0000_s1090" type="#_x0000_t202" style="position:absolute;left:0;text-align:left;margin-left:63.75pt;margin-top:96.6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x1IgIAACQ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Zkfx1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CDC50EE" wp14:editId="1B19962D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23744" id="_x0000_s1091" type="#_x0000_t202" style="position:absolute;left:0;text-align:left;margin-left:94.5pt;margin-top:101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PKPezE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A2FC69" wp14:editId="6ABA2D98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83F68A" id="Oval 267" o:spid="_x0000_s1092" style="position:absolute;left:0;text-align:left;margin-left:191.25pt;margin-top:44.85pt;width:40.5pt;height:29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wUuxf3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741E2D" wp14:editId="18B664CA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FB3CC9" id="Straight Connector 268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4554F4" wp14:editId="06D8D7A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CAA07A" id="Straight Connector 269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PaihkX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D4FDCD" wp14:editId="511971CC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4B9A42" id="Straight Connector 27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82F6E28" wp14:editId="2EA1E69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1B7ED6C" id="Straight Connector 27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175A6A" wp14:editId="5EF4532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0AD922" id="Straight Connector 27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CjCqj0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26ACF3" wp14:editId="0CC5BF7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B5D2FE2" id="Straight Connector 273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Jo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Tari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4E31BD" wp14:editId="67D6D169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C2587A" id="Oval 274" o:spid="_x0000_s1093" style="position:absolute;left:0;text-align:left;margin-left:116.25pt;margin-top:59.2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NHQC7R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2C9A5D" wp14:editId="452AA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F96AB1" id="Straight Connector 275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LaDOJL+AAAA4QEAABMAAAAAAAAA&#10;AAAAAAAAAAAAAFtDb250ZW50X1R5cGVzXS54bWxQSwECLQAUAAYACAAAACEAOP0h/9YAAACUAQAA&#10;CwAAAAAAAAAAAAAAAAAvAQAAX3JlbHMvLnJlbHNQSwECLQAUAAYACAAAACEAR8TQTc0BAADmAwAA&#10;DgAAAAAAAAAAAAAAAAAu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507EA0" wp14:editId="7B1669C8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32F0480" id="Straight Connector 276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KU6zvr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E51D90" wp14:editId="61ABD32F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0AC5D" id="Oval 277" o:spid="_x0000_s1094" style="position:absolute;left:0;text-align:left;margin-left:69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D1A2EB" wp14:editId="6063D9FA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9E5613" id="Oval 278" o:spid="_x0000_s1095" style="position:absolute;left:0;text-align:left;margin-left:156pt;margin-top:141.6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AE2608" wp14:editId="40F5F56C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A8E245" id="Oval 279" o:spid="_x0000_s1096" style="position:absolute;left:0;text-align:left;margin-left:33.75pt;margin-top:58.45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Askui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D4F518" wp14:editId="22CB70C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608144" id="Oval 280" o:spid="_x0000_s1097" style="position:absolute;left:0;text-align:left;margin-left:-6.75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LaDOJL+AAAA4QEAABMAAAAA&#10;AAAAAAAAAAAAAAAAAFtDb250ZW50X1R5cGVzXS54bWxQSwECLQAUAAYACAAAACEAOP0h/9YAAACU&#10;AQAACwAAAAAAAAAAAAAAAAAvAQAAX3JlbHMvLnJlbHNQSwECLQAUAAYACAAAACEAY9mHOHoCAABN&#10;BQAADgAAAAAAAAAAAAAAAAAu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77777777" w:rsidR="00356C07" w:rsidRDefault="00356C07" w:rsidP="00356C07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 xml:space="preserve">. מספר הפקטות שנשלחות הוא כמספר הקשתות, מיכוון שעץ בהגדרתו מכיל </w:t>
      </w:r>
      <w:r>
        <w:t>|V|-1</w:t>
      </w:r>
      <w:r>
        <w:rPr>
          <w:rFonts w:hint="cs"/>
          <w:rtl/>
        </w:rPr>
        <w:t xml:space="preserve"> קשתות מהגדרתו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77777777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>- שולח 3 פקטות</w:t>
      </w:r>
      <w:r>
        <w:rPr>
          <w:rFonts w:hint="cs"/>
          <w:rtl/>
        </w:rPr>
        <w:t xml:space="preserve"> 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77777777" w:rsidR="003C06C0" w:rsidRPr="003C06C0" w:rsidRDefault="0011017D" w:rsidP="003C06C0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העברה").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 xml:space="preserve">(מיכוון שהעץ הכתום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 אחת בדיוק</w:t>
      </w:r>
      <w:r w:rsidR="003C06C0">
        <w:rPr>
          <w:rFonts w:hint="cs"/>
          <w:rtl/>
        </w:rPr>
        <w:t xml:space="preserve">(מכיוון שלא נוצרים מעגלים בשליחת הפקטות),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  <w:del w:id="0" w:author="user" w:date="2017-01-07T11:11:00Z">
        <w:r w:rsidDel="00825C29">
          <w:rPr>
            <w:rtl/>
          </w:rPr>
          <w:br/>
        </w:r>
      </w:del>
    </w:p>
    <w:p w14:paraId="27431CD7" w14:textId="77777777" w:rsidR="003C06C0" w:rsidRDefault="003C06C0" w:rsidP="003C06C0">
      <w:pPr>
        <w:pStyle w:val="Heading2"/>
        <w:bidi/>
        <w:rPr>
          <w:rtl/>
        </w:rPr>
      </w:pPr>
      <w:commentRangeStart w:id="1"/>
      <w:commentRangeStart w:id="2"/>
      <w:r>
        <w:rPr>
          <w:rFonts w:hint="cs"/>
          <w:rtl/>
        </w:rPr>
        <w:t>שאלה 3</w:t>
      </w:r>
      <w:commentRangeEnd w:id="1"/>
      <w:r w:rsidR="00EF6A86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  <w:commentRangeEnd w:id="2"/>
      <w:r w:rsidR="00825C29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76CAF20D" w14:textId="77777777" w:rsidR="00803822" w:rsidDel="00B045A4" w:rsidRDefault="00DA18C1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" w:author="Dor Mendil" w:date="2017-01-06T22:07:00Z"/>
              </w:rPr>
            </w:pPr>
            <w:r>
              <w:t>193.15.</w:t>
            </w:r>
            <w:del w:id="4" w:author="Dor Mendil" w:date="2017-01-06T22:07:00Z">
              <w:r w:rsidR="00D13A52" w:rsidDel="00B045A4">
                <w:delText>16</w:delText>
              </w:r>
            </w:del>
            <w:ins w:id="5" w:author="Dor Mendil" w:date="2017-01-06T22:07:00Z">
              <w:r w:rsidR="00B045A4">
                <w:t>0</w:t>
              </w:r>
            </w:ins>
            <w:r>
              <w:t>.0/</w:t>
            </w:r>
            <w:del w:id="6" w:author="Dor Mendil" w:date="2017-01-06T22:07:00Z">
              <w:r w:rsidR="00803822" w:rsidDel="00B045A4">
                <w:delText xml:space="preserve">20 </w:delText>
              </w:r>
            </w:del>
            <w:ins w:id="7" w:author="Dor Mendil" w:date="2017-01-06T22:08:00Z">
              <w:r w:rsidR="00B045A4">
                <w:t>19</w:t>
              </w:r>
            </w:ins>
            <w:ins w:id="8" w:author="Dor Mendil" w:date="2017-01-06T22:07:00Z">
              <w:r w:rsidR="00B045A4">
                <w:t xml:space="preserve"> </w:t>
              </w:r>
            </w:ins>
            <w:r w:rsidR="00803822">
              <w:t>(</w:t>
            </w:r>
            <w:ins w:id="9" w:author="Dor Mendil" w:date="2017-01-06T22:10:00Z">
              <w:r w:rsidR="00B045A4" w:rsidRPr="00B045A4">
                <w:t>8192</w:t>
              </w:r>
            </w:ins>
            <w:del w:id="10" w:author="Dor Mendil" w:date="2017-01-06T22:10:00Z">
              <w:r w:rsidR="00803822" w:rsidDel="00B045A4">
                <w:delText>4096</w:delText>
              </w:r>
            </w:del>
            <w:ins w:id="11" w:author="Dor Mendil" w:date="2017-01-06T21:43:00Z">
              <w:r w:rsidR="00EF6A86">
                <w:t>-2</w:t>
              </w:r>
            </w:ins>
            <w:r w:rsidR="00803822">
              <w:t xml:space="preserve"> address)</w:t>
            </w:r>
            <w:del w:id="12" w:author="Dor Mendil" w:date="2017-01-06T22:07:00Z">
              <w:r w:rsidR="00D13A52" w:rsidDel="00B045A4">
                <w:delText xml:space="preserve"> </w:delText>
              </w:r>
              <w:r w:rsidR="00557219" w:rsidDel="00B045A4">
                <w:delText>+</w:delText>
              </w:r>
            </w:del>
          </w:p>
          <w:p w14:paraId="62B4E311" w14:textId="77777777" w:rsidR="00DA18C1" w:rsidRDefault="00D13A52" w:rsidP="00B045A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13" w:author="Dor Mendil" w:date="2017-01-06T22:07:00Z">
              <w:r w:rsidDel="00B045A4">
                <w:delText>193.15.</w:delText>
              </w:r>
              <w:r w:rsidR="00803822" w:rsidDel="00B045A4">
                <w:delText>32</w:delText>
              </w:r>
              <w:r w:rsidDel="00B045A4">
                <w:delText>.0/20</w:delText>
              </w:r>
              <w:r w:rsidR="00803822" w:rsidDel="00B045A4">
                <w:delText>(4096 address)</w:delText>
              </w:r>
            </w:del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7777777" w:rsidR="00DA18C1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4" w:author="Dor Mendil" w:date="2017-01-06T22:08:00Z">
              <w:r w:rsidDel="00B045A4">
                <w:delText>48</w:delText>
              </w:r>
            </w:del>
            <w:ins w:id="15" w:author="Dor Mendil" w:date="2017-01-06T22:08:00Z">
              <w:r w:rsidR="00B045A4">
                <w:t>32</w:t>
              </w:r>
            </w:ins>
            <w:r>
              <w:t>.0/20 (4096</w:t>
            </w:r>
            <w:ins w:id="16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77777777" w:rsidR="00DA18C1" w:rsidRDefault="00803822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7" w:author="Dor Mendil" w:date="2017-01-06T22:09:00Z">
              <w:r w:rsidDel="00B045A4">
                <w:delText>72</w:delText>
              </w:r>
            </w:del>
            <w:ins w:id="18" w:author="Dor Mendil" w:date="2017-01-06T22:09:00Z">
              <w:r w:rsidR="00B045A4">
                <w:t>48</w:t>
              </w:r>
            </w:ins>
            <w:r>
              <w:t>.0/21 (2048</w:t>
            </w:r>
            <w:ins w:id="19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77777777" w:rsidR="00803822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" w:author="Dor Mendil" w:date="2017-01-06T22:09:00Z"/>
              </w:rPr>
            </w:pPr>
            <w:r>
              <w:t>193.15.</w:t>
            </w:r>
            <w:del w:id="21" w:author="Dor Mendil" w:date="2017-01-06T22:09:00Z">
              <w:r w:rsidDel="00B045A4">
                <w:delText>80</w:delText>
              </w:r>
            </w:del>
            <w:ins w:id="22" w:author="Dor Mendil" w:date="2017-01-06T22:09:00Z">
              <w:r w:rsidR="00B045A4">
                <w:t>56</w:t>
              </w:r>
            </w:ins>
            <w:r>
              <w:t>.0/</w:t>
            </w:r>
            <w:del w:id="23" w:author="Dor Mendil" w:date="2017-01-06T22:08:00Z">
              <w:r w:rsidDel="00B045A4">
                <w:delText xml:space="preserve">20 </w:delText>
              </w:r>
            </w:del>
            <w:ins w:id="24" w:author="Dor Mendil" w:date="2017-01-06T22:08:00Z">
              <w:r w:rsidR="00B045A4">
                <w:t xml:space="preserve">21 </w:t>
              </w:r>
            </w:ins>
            <w:r>
              <w:t>(</w:t>
            </w:r>
            <w:ins w:id="25" w:author="Dor Mendil" w:date="2017-01-06T22:11:00Z">
              <w:r w:rsidR="00B045A4" w:rsidRPr="00B045A4">
                <w:t>2048</w:t>
              </w:r>
            </w:ins>
            <w:del w:id="26" w:author="Dor Mendil" w:date="2017-01-06T22:11:00Z">
              <w:r w:rsidDel="00B045A4">
                <w:delText>4096</w:delText>
              </w:r>
            </w:del>
            <w:ins w:id="27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  <w:p w14:paraId="66178BDE" w14:textId="77777777" w:rsidR="00B045A4" w:rsidRDefault="00B045A4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8" w:author="Dor Mendil" w:date="2017-01-06T22:16:00Z"/>
              </w:rPr>
            </w:pPr>
            <w:ins w:id="29" w:author="Dor Mendil" w:date="2017-01-06T22:09:00Z">
              <w:r>
                <w:t>193.15.64.0/18 (</w:t>
              </w:r>
            </w:ins>
            <w:ins w:id="30" w:author="Dor Mendil" w:date="2017-01-06T22:11:00Z">
              <w:r w:rsidRPr="00B045A4">
                <w:t>16384</w:t>
              </w:r>
            </w:ins>
            <w:ins w:id="31" w:author="Dor Mendil" w:date="2017-01-06T22:09:00Z">
              <w:r>
                <w:t>-2 address)</w:t>
              </w:r>
            </w:ins>
          </w:p>
          <w:p w14:paraId="508D2E06" w14:textId="588D34CF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ins w:id="32" w:author="Dor Mendil" w:date="2017-01-06T22:16:00Z">
              <w:r>
                <w:t>193.15.</w:t>
              </w:r>
            </w:ins>
            <w:ins w:id="33" w:author="Dor Mendil" w:date="2017-01-06T22:17:00Z">
              <w:r>
                <w:t>80</w:t>
              </w:r>
            </w:ins>
            <w:ins w:id="34" w:author="Dor Mendil" w:date="2017-01-06T22:16:00Z">
              <w:r>
                <w:t>.0/1</w:t>
              </w:r>
            </w:ins>
            <w:ins w:id="35" w:author="Dor Mendil" w:date="2017-01-06T22:17:00Z">
              <w:r>
                <w:t>7</w:t>
              </w:r>
            </w:ins>
            <w:ins w:id="36" w:author="Dor Mendil" w:date="2017-01-06T22:16:00Z">
              <w:r>
                <w:t xml:space="preserve"> (</w:t>
              </w:r>
            </w:ins>
            <w:ins w:id="37" w:author="Dor Mendil" w:date="2017-01-06T22:18:00Z">
              <w:r w:rsidR="00474CBD" w:rsidRPr="00474CBD">
                <w:t>32768</w:t>
              </w:r>
            </w:ins>
            <w:ins w:id="38" w:author="Dor Mendil" w:date="2017-01-06T22:16:00Z">
              <w:r>
                <w:t>-2 address)</w:t>
              </w:r>
            </w:ins>
          </w:p>
        </w:tc>
      </w:tr>
    </w:tbl>
    <w:p w14:paraId="44197DF9" w14:textId="77777777" w:rsidR="003C06C0" w:rsidDel="00825C29" w:rsidRDefault="003C06C0" w:rsidP="003C06C0">
      <w:pPr>
        <w:bidi/>
        <w:rPr>
          <w:del w:id="39" w:author="user" w:date="2017-01-07T11:11:00Z"/>
        </w:rPr>
      </w:pPr>
    </w:p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lastRenderedPageBreak/>
        <w:drawing>
          <wp:anchor distT="0" distB="0" distL="114300" distR="114300" simplePos="0" relativeHeight="251800576" behindDoc="0" locked="0" layoutInCell="1" allowOverlap="1" wp14:anchorId="7EDAD27E" wp14:editId="7188405F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25B81E56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המחשבים תחת </w:t>
      </w:r>
      <w:r>
        <w:t>R3</w:t>
      </w:r>
      <w:r>
        <w:rPr>
          <w:rFonts w:hint="cs"/>
          <w:rtl/>
        </w:rPr>
        <w:t xml:space="preserve"> הוא </w:t>
      </w:r>
      <w:r>
        <w:t>255.255.254.0</w:t>
      </w:r>
      <w:r>
        <w:rPr>
          <w:rFonts w:hint="cs"/>
          <w:rtl/>
        </w:rPr>
        <w:t>.</w:t>
      </w:r>
    </w:p>
    <w:p w14:paraId="16EC9E31" w14:textId="407868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0592158E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Fonts w:hint="cs"/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74B3FFFE" w14:textId="77777777" w:rsidR="00F520DF" w:rsidRDefault="00F520DF" w:rsidP="00F520DF">
      <w:pPr>
        <w:bidi/>
        <w:rPr>
          <w:rtl/>
        </w:rPr>
      </w:pPr>
    </w:p>
    <w:p w14:paraId="3870AB62" w14:textId="77777777" w:rsidR="00F520DF" w:rsidRDefault="00F520DF" w:rsidP="00F520DF">
      <w:pPr>
        <w:bidi/>
        <w:rPr>
          <w:rtl/>
        </w:rPr>
      </w:pPr>
    </w:p>
    <w:p w14:paraId="556BAF09" w14:textId="77777777" w:rsidR="00F520DF" w:rsidRDefault="00F520DF" w:rsidP="00F520DF">
      <w:pPr>
        <w:bidi/>
        <w:rPr>
          <w:rtl/>
        </w:rPr>
      </w:pPr>
    </w:p>
    <w:p w14:paraId="1F26BD58" w14:textId="77777777" w:rsidR="00F520DF" w:rsidRDefault="00F520DF" w:rsidP="00F520DF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4544B3CB" w14:textId="77777777" w:rsidR="001C680D" w:rsidRDefault="001C680D" w:rsidP="00F520DF">
      <w:pPr>
        <w:bidi/>
        <w:rPr>
          <w:rtl/>
        </w:rPr>
      </w:pPr>
    </w:p>
    <w:p w14:paraId="77B24949" w14:textId="77777777" w:rsidR="001C680D" w:rsidRDefault="001C680D">
      <w:pPr>
        <w:rPr>
          <w:rtl/>
        </w:rPr>
      </w:pPr>
      <w:r>
        <w:rPr>
          <w:rtl/>
        </w:rPr>
        <w:br w:type="page"/>
      </w:r>
      <w:bookmarkStart w:id="40" w:name="_GoBack"/>
      <w:bookmarkEnd w:id="40"/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 xml:space="preserve">destination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זו תשאר לאורך כל השליחה, לכן לא נזכיר אותו מחדש בבנית הפקטה).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74C3ED01" w:rsidR="001C680D" w:rsidRDefault="00517710" w:rsidP="00DB3AB2">
      <w:pPr>
        <w:bidi/>
        <w:rPr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proofErr w:type="spellStart"/>
      <w:r>
        <w:t>arp</w:t>
      </w:r>
      <w:proofErr w:type="spellEnd"/>
      <w:r>
        <w:rPr>
          <w:rFonts w:hint="cs"/>
          <w:rtl/>
        </w:rPr>
        <w:t xml:space="preserve">, במידה והיא לא קיימת שם הוא שולח פקטת </w:t>
      </w:r>
      <w:proofErr w:type="spellStart"/>
      <w:r>
        <w:t>arp</w:t>
      </w:r>
      <w:proofErr w:type="spellEnd"/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לכתובת רשת. </w:t>
      </w:r>
      <w:r w:rsidR="001C680D">
        <w:rPr>
          <w:rtl/>
        </w:rPr>
        <w:br/>
      </w:r>
    </w:p>
    <w:p w14:paraId="2C4D8CE9" w14:textId="77777777" w:rsidR="001C680D" w:rsidRPr="001C680D" w:rsidRDefault="001C680D" w:rsidP="001C680D">
      <w:pPr>
        <w:bidi/>
        <w:rPr>
          <w:rtl/>
        </w:rPr>
      </w:pPr>
    </w:p>
    <w:sectPr w:rsidR="001C680D" w:rsidRPr="001C680D" w:rsidSect="00AC1D1A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Dor Mendil" w:date="2017-01-06T21:44:00Z" w:initials="DM">
    <w:p w14:paraId="6389E8C1" w14:textId="77777777" w:rsidR="00B045A4" w:rsidRDefault="00EF6A86" w:rsidP="00D80738">
      <w:pPr>
        <w:pStyle w:val="CommentText"/>
        <w:bidi/>
        <w:rPr>
          <w:rtl/>
        </w:rPr>
      </w:pPr>
      <w:r>
        <w:rPr>
          <w:rStyle w:val="CommentReference"/>
        </w:rPr>
        <w:annotationRef/>
      </w:r>
      <w:r w:rsidR="00B045A4">
        <w:rPr>
          <w:rFonts w:hint="cs"/>
          <w:rtl/>
        </w:rPr>
        <w:t>שיניתי את כל הכתובת:</w:t>
      </w:r>
    </w:p>
    <w:p w14:paraId="3CB318E4" w14:textId="77777777" w:rsidR="00EF6A86" w:rsidRDefault="00D80738" w:rsidP="00B045A4">
      <w:pPr>
        <w:pStyle w:val="CommentText"/>
        <w:bidi/>
        <w:rPr>
          <w:rtl/>
        </w:rPr>
      </w:pPr>
      <w:r>
        <w:rPr>
          <w:rFonts w:hint="cs"/>
          <w:rtl/>
        </w:rPr>
        <w:t>את הכתובת הכל 0 והכל 1 לא סופרים.</w:t>
      </w:r>
    </w:p>
    <w:p w14:paraId="3DCEC86E" w14:textId="77777777" w:rsidR="00D80738" w:rsidRDefault="00D80738" w:rsidP="00D80738">
      <w:pPr>
        <w:pStyle w:val="CommentText"/>
        <w:bidi/>
        <w:rPr>
          <w:rtl/>
        </w:rPr>
      </w:pPr>
      <w:r>
        <w:rPr>
          <w:rFonts w:hint="cs"/>
          <w:rtl/>
        </w:rPr>
        <w:t xml:space="preserve">הטווח מתחיל מ- 0 ז"א שהראשון צריך להיות: </w:t>
      </w:r>
      <w:r>
        <w:t>193.15.0.0/</w:t>
      </w:r>
      <w:r w:rsidR="00B045A4">
        <w:t>x</w:t>
      </w:r>
      <w:r>
        <w:rPr>
          <w:rFonts w:hint="cs"/>
          <w:rtl/>
        </w:rPr>
        <w:t xml:space="preserve"> כדי שהוא יהיה הנמוך ביותר</w:t>
      </w:r>
      <w:r w:rsidR="00B045A4">
        <w:rPr>
          <w:rFonts w:hint="cs"/>
          <w:rtl/>
        </w:rPr>
        <w:t>.</w:t>
      </w:r>
    </w:p>
    <w:p w14:paraId="40EC097D" w14:textId="77777777" w:rsidR="00BB6E96" w:rsidRDefault="00BB6E96" w:rsidP="00D80738">
      <w:pPr>
        <w:pStyle w:val="CommentText"/>
        <w:bidi/>
        <w:rPr>
          <w:rtl/>
        </w:rPr>
      </w:pPr>
    </w:p>
    <w:p w14:paraId="3A34DEF8" w14:textId="7FDAAF61" w:rsidR="00D80738" w:rsidRDefault="00B045A4" w:rsidP="00B045A4">
      <w:pPr>
        <w:pStyle w:val="CommentText"/>
        <w:bidi/>
        <w:rPr>
          <w:rtl/>
        </w:rPr>
      </w:pPr>
      <w:r>
        <w:rPr>
          <w:rFonts w:hint="cs"/>
          <w:rtl/>
        </w:rPr>
        <w:t xml:space="preserve">ההקצאה לא </w:t>
      </w:r>
      <w:r w:rsidR="00474CBD">
        <w:rPr>
          <w:rFonts w:hint="cs"/>
          <w:rtl/>
        </w:rPr>
        <w:t>יכולה</w:t>
      </w:r>
      <w:r>
        <w:rPr>
          <w:rFonts w:hint="cs"/>
          <w:rtl/>
        </w:rPr>
        <w:t xml:space="preserve"> להיות מינימלית ז"א שמישהו צריך לקבל ממש הרבה (האחרון) כי מצד אחד הוא צריך לקבל את הכתובות הכי גבוהות </w:t>
      </w:r>
      <w:r w:rsidR="00474CBD">
        <w:rPr>
          <w:rFonts w:hint="cs"/>
          <w:rtl/>
        </w:rPr>
        <w:t xml:space="preserve">בתחום </w:t>
      </w:r>
      <w:r>
        <w:rPr>
          <w:rFonts w:hint="cs"/>
          <w:rtl/>
        </w:rPr>
        <w:t>מצד שני החלוקה צריכה להיות רציפה (עד כדי החורים הקטנים של כתובת רשת ו</w:t>
      </w:r>
      <w:r w:rsidR="00474CBD">
        <w:t>broadcast</w:t>
      </w:r>
      <w:r>
        <w:rPr>
          <w:rFonts w:hint="cs"/>
          <w:rtl/>
        </w:rPr>
        <w:t>)</w:t>
      </w:r>
    </w:p>
    <w:p w14:paraId="28731384" w14:textId="3BFC6149" w:rsidR="00365909" w:rsidRDefault="00365909" w:rsidP="00B045A4">
      <w:pPr>
        <w:pStyle w:val="CommentText"/>
        <w:bidi/>
        <w:rPr>
          <w:rtl/>
        </w:rPr>
      </w:pPr>
    </w:p>
    <w:p w14:paraId="5C2CEF4E" w14:textId="66FF4410" w:rsidR="00365909" w:rsidRDefault="00365909" w:rsidP="00365909">
      <w:pPr>
        <w:pStyle w:val="CommentText"/>
        <w:bidi/>
        <w:rPr>
          <w:rtl/>
        </w:rPr>
      </w:pPr>
      <w:r>
        <w:rPr>
          <w:rFonts w:hint="cs"/>
          <w:rtl/>
        </w:rPr>
        <w:t>אז אם לא נותנים ל</w:t>
      </w:r>
      <w:r>
        <w:t>d</w:t>
      </w:r>
      <w:r>
        <w:rPr>
          <w:rFonts w:hint="cs"/>
          <w:rtl/>
        </w:rPr>
        <w:t xml:space="preserve"> כל כך הרבה צריך לבדוק אם זה בסדר שיהיה רווח בין </w:t>
      </w:r>
      <w:r>
        <w:t>c</w:t>
      </w:r>
      <w:r>
        <w:rPr>
          <w:rFonts w:hint="cs"/>
          <w:rtl/>
        </w:rPr>
        <w:t xml:space="preserve"> ל- </w:t>
      </w:r>
      <w:r>
        <w:t>d</w:t>
      </w:r>
      <w:r>
        <w:rPr>
          <w:rFonts w:hint="cs"/>
          <w:rtl/>
        </w:rPr>
        <w:t xml:space="preserve"> או ש</w:t>
      </w:r>
      <w:r>
        <w:t>d</w:t>
      </w:r>
      <w:r>
        <w:rPr>
          <w:rFonts w:hint="cs"/>
          <w:rtl/>
        </w:rPr>
        <w:t xml:space="preserve"> לא יהיה הטווח העליון.</w:t>
      </w:r>
    </w:p>
    <w:p w14:paraId="2FA08433" w14:textId="77777777" w:rsidR="00365909" w:rsidRDefault="00365909" w:rsidP="00365909">
      <w:pPr>
        <w:pStyle w:val="CommentText"/>
        <w:bidi/>
        <w:rPr>
          <w:rtl/>
        </w:rPr>
      </w:pPr>
    </w:p>
    <w:p w14:paraId="4789383C" w14:textId="61C076F5" w:rsidR="00BB6E96" w:rsidRDefault="00BB6E96" w:rsidP="00365909">
      <w:pPr>
        <w:pStyle w:val="CommentText"/>
        <w:bidi/>
        <w:rPr>
          <w:rtl/>
        </w:rPr>
      </w:pPr>
      <w:r>
        <w:rPr>
          <w:rFonts w:hint="cs"/>
          <w:rtl/>
        </w:rPr>
        <w:t>תקנו אותי אם אני טועה</w:t>
      </w:r>
    </w:p>
  </w:comment>
  <w:comment w:id="2" w:author="user" w:date="2017-01-07T11:09:00Z" w:initials="u">
    <w:p w14:paraId="6B721AD3" w14:textId="4E6A1ABA" w:rsidR="00825C29" w:rsidRDefault="00825C29">
      <w:pPr>
        <w:pStyle w:val="CommentText"/>
        <w:rPr>
          <w:rFonts w:hint="cs"/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>כן אתה צודק. צריך לשאול פשוט למה הם התכוונו.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89383C" w15:done="0"/>
  <w15:commentEx w15:paraId="6B721AD3" w15:paraIdParent="4789383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2D5D29" w14:textId="77777777" w:rsidR="00D279D3" w:rsidRDefault="00D279D3" w:rsidP="00AC1D1A">
      <w:pPr>
        <w:spacing w:after="0" w:line="240" w:lineRule="auto"/>
      </w:pPr>
      <w:r>
        <w:separator/>
      </w:r>
    </w:p>
  </w:endnote>
  <w:endnote w:type="continuationSeparator" w:id="0">
    <w:p w14:paraId="5E60DC1B" w14:textId="77777777" w:rsidR="00D279D3" w:rsidRDefault="00D279D3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13D7F4" w14:textId="77777777" w:rsidR="00D279D3" w:rsidRDefault="00D279D3" w:rsidP="00AC1D1A">
      <w:pPr>
        <w:spacing w:after="0" w:line="240" w:lineRule="auto"/>
      </w:pPr>
      <w:r>
        <w:separator/>
      </w:r>
    </w:p>
  </w:footnote>
  <w:footnote w:type="continuationSeparator" w:id="0">
    <w:p w14:paraId="3E209CBD" w14:textId="77777777" w:rsidR="00D279D3" w:rsidRDefault="00D279D3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Dor Mendil">
    <w15:presenceInfo w15:providerId="Windows Live" w15:userId="f12eac4e0efff0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51C89"/>
    <w:rsid w:val="000C18F7"/>
    <w:rsid w:val="0011017D"/>
    <w:rsid w:val="00164A1D"/>
    <w:rsid w:val="00183B32"/>
    <w:rsid w:val="001C680D"/>
    <w:rsid w:val="001D2A3E"/>
    <w:rsid w:val="001D3178"/>
    <w:rsid w:val="001F07D7"/>
    <w:rsid w:val="00277019"/>
    <w:rsid w:val="002A643C"/>
    <w:rsid w:val="002B582A"/>
    <w:rsid w:val="00356C07"/>
    <w:rsid w:val="00365909"/>
    <w:rsid w:val="00376B51"/>
    <w:rsid w:val="003C06C0"/>
    <w:rsid w:val="003E7338"/>
    <w:rsid w:val="00474CBD"/>
    <w:rsid w:val="004A76EF"/>
    <w:rsid w:val="00517710"/>
    <w:rsid w:val="00522B0F"/>
    <w:rsid w:val="00557219"/>
    <w:rsid w:val="00577066"/>
    <w:rsid w:val="005C6AA8"/>
    <w:rsid w:val="00601A37"/>
    <w:rsid w:val="006D3473"/>
    <w:rsid w:val="007137CB"/>
    <w:rsid w:val="00803822"/>
    <w:rsid w:val="00824B2B"/>
    <w:rsid w:val="00825C29"/>
    <w:rsid w:val="00843CB7"/>
    <w:rsid w:val="00843E1B"/>
    <w:rsid w:val="0094745A"/>
    <w:rsid w:val="009A7129"/>
    <w:rsid w:val="009C498F"/>
    <w:rsid w:val="00A20579"/>
    <w:rsid w:val="00A76898"/>
    <w:rsid w:val="00A9598E"/>
    <w:rsid w:val="00AC0261"/>
    <w:rsid w:val="00AC1D1A"/>
    <w:rsid w:val="00B00F31"/>
    <w:rsid w:val="00B045A4"/>
    <w:rsid w:val="00BA5F40"/>
    <w:rsid w:val="00BB6E96"/>
    <w:rsid w:val="00BD6F0F"/>
    <w:rsid w:val="00BE30ED"/>
    <w:rsid w:val="00C15900"/>
    <w:rsid w:val="00D13A52"/>
    <w:rsid w:val="00D279D3"/>
    <w:rsid w:val="00D53589"/>
    <w:rsid w:val="00D80738"/>
    <w:rsid w:val="00D964D0"/>
    <w:rsid w:val="00DA18C1"/>
    <w:rsid w:val="00DB3AB2"/>
    <w:rsid w:val="00E2456F"/>
    <w:rsid w:val="00E33C33"/>
    <w:rsid w:val="00EC10F6"/>
    <w:rsid w:val="00EE3E4F"/>
    <w:rsid w:val="00EF6A86"/>
    <w:rsid w:val="00F472DB"/>
    <w:rsid w:val="00F520DF"/>
    <w:rsid w:val="00F6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5</Pages>
  <Words>647</Words>
  <Characters>3693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46</cp:revision>
  <dcterms:created xsi:type="dcterms:W3CDTF">2017-01-05T17:56:00Z</dcterms:created>
  <dcterms:modified xsi:type="dcterms:W3CDTF">2017-01-07T10:00:00Z</dcterms:modified>
</cp:coreProperties>
</file>